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Adjacent and spanning changes</w:t>
      </w:r>
    </w:p>
    <w:p>
      <w:pPr>
        <w:pStyle w:val="Normal"/>
        <w:bidi w:val="0"/>
        <w:jc w:val="left"/>
        <w:rPr/>
      </w:pPr>
      <w:r>
        <w:rPr/>
        <w:t xml:space="preserve">Back to back: </w:t>
      </w:r>
      <w:ins w:id="0" w:author="Ana Lima" w:date="2026-10-01T00:05:00Z">
        <w:r>
          <w:rPr/>
          <w:t>one</w:t>
        </w:r>
      </w:ins>
      <w:ins w:id="1" w:author="Bo Chen" w:date="2026-10-01T00:10:00Z">
        <w:r>
          <w:rPr/>
          <w:t>two</w:t>
        </w:r>
      </w:ins>
      <w:del w:id="2" w:author="Carla Duarte" w:date="2026-10-01T00:15:00Z">
        <w:r>
          <w:rPr/>
          <w:delText>three</w:delText>
        </w:r>
      </w:del>
      <w:del w:id="3" w:author="Dev Patel" w:date="2026-10-01T00:20:00Z">
        <w:r>
          <w:rPr/>
          <w:delText>four</w:delText>
        </w:r>
      </w:del>
      <w:r>
        <w:rPr/>
        <w:t>.</w:t>
      </w:r>
    </w:p>
    <w:p>
      <w:pPr>
        <w:pStyle w:val="Normal"/>
        <w:bidi w:val="0"/>
        <w:jc w:val="left"/>
        <w:rPr/>
      </w:pPr>
      <w:ins w:id="4" w:author="Ana Lima" w:date="2026-10-01T00:25:00Z">
        <w:r>
          <w:rPr/>
          <w:t xml:space="preserve">Start of paragraph </w:t>
        </w:r>
      </w:ins>
      <w:r>
        <w:rPr/>
        <w:t>middle</w:t>
      </w:r>
      <w:del w:id="5" w:author="Bo Chen" w:date="2026-10-01T00:30:00Z">
        <w:r>
          <w:rPr/>
          <w:delText xml:space="preserve"> end of paragraph</w:delText>
        </w:r>
      </w:del>
    </w:p>
    <w:p>
      <w:pPr>
        <w:pStyle w:val="Normal"/>
        <w:bidi w:val="0"/>
        <w:jc w:val="left"/>
        <w:rPr/>
      </w:pPr>
      <w:r>
        <w:rPr/>
        <w:t xml:space="preserve">Replaced by two people: </w:t>
      </w:r>
      <w:del w:id="6" w:author="Ana Lima" w:date="2026-10-01T00:35:00Z">
        <w:r>
          <w:rPr/>
          <w:delText>old</w:delText>
        </w:r>
      </w:del>
      <w:ins w:id="7" w:author="Bo Chen" w:date="2026-10-01T00:40:00Z">
        <w:r>
          <w:rPr/>
          <w:t>new</w:t>
        </w:r>
      </w:ins>
      <w:r>
        <w:rPr/>
        <w:t>.</w:t>
      </w:r>
    </w:p>
    <w:p>
      <w:pPr>
        <w:pStyle w:val="Normal"/>
        <w:bidi w:val="0"/>
        <w:jc w:val="left"/>
        <w:rPr>
          <w:del w:id="9" w:author="Bo Chen" w:date="2026-10-01T00:45:00Z"/>
        </w:rPr>
      </w:pPr>
      <w:r>
        <w:rPr/>
        <w:t>Deletion across paragraphs: alpha</w:t>
      </w:r>
      <w:del w:id="8" w:author="Bo Chen" w:date="2026-10-01T00:45:00Z">
        <w:r>
          <w:rPr/>
          <w:delText xml:space="preserve"> beta</w:delText>
        </w:r>
      </w:del>
    </w:p>
    <w:p>
      <w:pPr>
        <w:pStyle w:val="Normal"/>
        <w:bidi w:val="0"/>
        <w:jc w:val="left"/>
        <w:rPr/>
      </w:pPr>
      <w:del w:id="10" w:author="Bo Chen" w:date="2026-10-01T00:45:00Z">
        <w:r>
          <w:rPr/>
          <w:delText>gamma</w:delText>
        </w:r>
      </w:del>
      <w:r>
        <w:rPr/>
        <w:t xml:space="preserve"> delta.</w:t>
      </w:r>
    </w:p>
    <w:p>
      <w:pPr>
        <w:pStyle w:val="Normal"/>
        <w:bidi w:val="0"/>
        <w:jc w:val="left"/>
        <w:rPr>
          <w:ins w:id="12" w:author="Ana Lima" w:date="2026-10-01T00:50:00Z"/>
        </w:rPr>
      </w:pPr>
      <w:r>
        <w:rPr/>
        <w:t>Insertion across paragraphs: one</w:t>
      </w:r>
      <w:ins w:id="11" w:author="Ana Lima" w:date="2026-10-01T00:50:00Z">
        <w:r>
          <w:rPr/>
          <w:t xml:space="preserve"> two</w:t>
        </w:r>
      </w:ins>
    </w:p>
    <w:p>
      <w:pPr>
        <w:pStyle w:val="Normal"/>
        <w:bidi w:val="0"/>
        <w:jc w:val="left"/>
        <w:rPr/>
      </w:pPr>
      <w:ins w:id="13" w:author="Ana Lima" w:date="2026-10-01T00:50:00Z">
        <w:r>
          <w:rPr/>
          <w:t>three</w:t>
        </w:r>
      </w:ins>
      <w:r>
        <w:rPr/>
        <w:t xml:space="preserve"> four.</w:t>
      </w:r>
    </w:p>
    <w:p>
      <w:pPr>
        <w:pStyle w:val="Normal"/>
        <w:bidi w:val="0"/>
        <w:jc w:val="left"/>
        <w:rPr/>
      </w:pPr>
      <w:r>
        <w:rPr/>
        <w:t>Before three cut paragraphs.</w:t>
      </w:r>
    </w:p>
    <w:p>
      <w:pPr>
        <w:pStyle w:val="Normal"/>
        <w:bidi w:val="0"/>
        <w:jc w:val="left"/>
        <w:rPr>
          <w:del w:id="15" w:author="Bo Chen" w:date="2026-10-01T00:55:00Z"/>
        </w:rPr>
      </w:pPr>
      <w:del w:id="14" w:author="Bo Chen" w:date="2026-10-01T00:55:00Z">
        <w:r>
          <w:rPr/>
          <w:delText>Cut one.</w:delText>
        </w:r>
      </w:del>
    </w:p>
    <w:p>
      <w:pPr>
        <w:pStyle w:val="Normal"/>
        <w:bidi w:val="0"/>
        <w:jc w:val="left"/>
        <w:rPr>
          <w:del w:id="17" w:author="Bo Chen" w:date="2026-10-01T00:55:00Z"/>
        </w:rPr>
      </w:pPr>
      <w:del w:id="16" w:author="Bo Chen" w:date="2026-10-01T00:55:00Z">
        <w:r>
          <w:rPr/>
          <w:delText>Cut two.</w:delText>
        </w:r>
      </w:del>
    </w:p>
    <w:p>
      <w:pPr>
        <w:pStyle w:val="Normal"/>
        <w:bidi w:val="0"/>
        <w:jc w:val="left"/>
        <w:rPr>
          <w:del w:id="19" w:author="Bo Chen" w:date="2026-10-01T00:55:00Z"/>
        </w:rPr>
      </w:pPr>
      <w:del w:id="18" w:author="Bo Chen" w:date="2026-10-01T00:55:00Z">
        <w:r>
          <w:rPr/>
          <w:delText>Cut three.</w:delText>
        </w:r>
      </w:del>
    </w:p>
    <w:p>
      <w:pPr>
        <w:pStyle w:val="Normal"/>
        <w:bidi w:val="0"/>
        <w:jc w:val="left"/>
        <w:rPr/>
      </w:pPr>
      <w:r>
        <w:rPr/>
        <w:t>After them.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del w:id="20" w:author="Bo Chen" w:date="2026-10-01T01:00:00Z"/>
        </w:rPr>
      </w:pPr>
      <w:r>
        <w:rPr/>
        <w:t>An empty paragraph above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and a joined one.</w:t>
      </w:r>
    </w:p>
    <w:p>
      <w:pPr>
        <w:pStyle w:val="Normal"/>
        <w:bidi w:val="0"/>
        <w:jc w:val="left"/>
        <w:rPr/>
      </w:pPr>
      <w:r>
        <w:rPr/>
        <w:t>Last</w:t>
      </w:r>
      <w:ins w:id="21" w:author="Ana Lima" w:date="2026-10-01T01:05:00Z">
        <w:r>
          <w:rPr/>
          <w:t xml:space="preserve"> words</w:t>
        </w:r>
      </w:ins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