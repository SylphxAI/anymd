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additions</w:t>
      </w:r>
    </w:p>
    <w:p>
      <w:pPr>
        <w:pStyle w:val="Normal"/>
        <w:bidi w:val="0"/>
        <w:jc w:val="left"/>
        <w:rPr/>
      </w:pPr>
      <w:r>
        <w:rPr/>
        <w:t>The supplier may subcontract only with the</w:t>
      </w:r>
      <w:ins w:id="0" w:author="Carla Duarte" w:date="2026-09-01T00:07:00Z">
        <w:r>
          <w:rPr/>
          <w:t xml:space="preserve"> on a business day</w:t>
        </w:r>
      </w:ins>
      <w:r>
        <w:rPr/>
        <w:t xml:space="preserve"> buyer's prior consent.</w:t>
      </w:r>
    </w:p>
    <w:p>
      <w:pPr>
        <w:pStyle w:val="Normal"/>
        <w:bidi w:val="0"/>
        <w:jc w:val="left"/>
        <w:rPr>
          <w:ins w:id="3" w:author="Ana Lima" w:date="2026-09-01T00:28:00Z"/>
        </w:rPr>
      </w:pPr>
      <w:r>
        <w:rPr>
          <w:i/>
        </w:rPr>
        <w:t>Neither</w:t>
      </w:r>
      <w:r>
        <w:rPr/>
        <w:t xml:space="preserve"> party</w:t>
      </w:r>
      <w:ins w:id="1" w:author="Ana Lima" w:date="2026-09-01T00:14:00Z">
        <w:r>
          <w:rPr/>
          <w:t xml:space="preserve"> without undue delay</w:t>
        </w:r>
      </w:ins>
      <w:r>
        <w:rPr/>
        <w:t xml:space="preserve"> is liable for </w:t>
      </w:r>
      <w:r>
        <w:rPr>
          <w:b/>
        </w:rPr>
        <w:t>delays</w:t>
      </w:r>
      <w:r>
        <w:rPr/>
        <w:t xml:space="preserve"> caused</w:t>
      </w:r>
      <w:ins w:id="2" w:author="Carla Duarte" w:date="2026-09-01T00:21:00Z">
        <w:r>
          <w:rPr/>
          <w:t xml:space="preserve"> at its own cost</w:t>
        </w:r>
      </w:ins>
      <w:r>
        <w:rPr/>
        <w:t xml:space="preserve"> </w:t>
      </w:r>
      <w:r>
        <w:rPr>
          <w:b/>
        </w:rPr>
        <w:t>by</w:t>
      </w:r>
      <w:r>
        <w:rPr/>
        <w:t xml:space="preserve"> events beyond its control.</w:t>
      </w:r>
    </w:p>
    <w:p>
      <w:pPr>
        <w:pStyle w:val="Normal"/>
        <w:bidi w:val="0"/>
        <w:jc w:val="left"/>
        <w:rPr/>
      </w:pPr>
      <w:ins w:id="4" w:author="Bo Chen" w:date="2026-09-01T00:35:00Z">
        <w:r>
          <w:rPr/>
          <w:t>The price includes packaging but excludes shipping and taxes.</w:t>
        </w:r>
      </w:ins>
    </w:p>
    <w:p>
      <w:pPr>
        <w:pStyle w:val="Normal"/>
        <w:bidi w:val="0"/>
        <w:jc w:val="left"/>
        <w:rPr/>
      </w:pPr>
      <w:r>
        <w:rPr/>
        <w:t>The buyer may</w:t>
      </w:r>
      <w:ins w:id="5" w:author="Bo Chen" w:date="2026-09-01T00:42:00Z">
        <w:r>
          <w:rPr/>
          <w:t xml:space="preserve"> at its own cost</w:t>
        </w:r>
      </w:ins>
      <w:r>
        <w:rPr/>
        <w:t xml:space="preserve"> inspect </w:t>
      </w:r>
      <w:r>
        <w:rPr>
          <w:i/>
        </w:rPr>
        <w:t>the</w:t>
      </w:r>
      <w:r>
        <w:rPr/>
        <w:t xml:space="preserve"> goods before</w:t>
      </w:r>
      <w:ins w:id="6" w:author="Dev Patel" w:date="2026-09-01T00:49:00Z">
        <w:r>
          <w:rPr/>
          <w:t xml:space="preserve"> in full</w:t>
        </w:r>
      </w:ins>
      <w:r>
        <w:rPr/>
        <w:t xml:space="preserve"> accepting </w:t>
      </w:r>
      <w:r>
        <w:rPr>
          <w:i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Notices must be sent by email and by registered mail.</w:t>
      </w:r>
    </w:p>
    <w:p>
      <w:pPr>
        <w:pStyle w:val="Normal"/>
        <w:bidi w:val="0"/>
        <w:jc w:val="left"/>
        <w:rPr/>
      </w:pPr>
      <w:r>
        <w:rPr/>
        <w:t>Any change to this</w:t>
      </w:r>
      <w:ins w:id="7" w:author="Bo Chen" w:date="2026-09-01T00:56:00Z">
        <w:r>
          <w:rPr/>
          <w:t xml:space="preserve"> without undue delay</w:t>
        </w:r>
      </w:ins>
      <w:r>
        <w:rPr/>
        <w:t xml:space="preserve"> agreement must </w:t>
      </w:r>
      <w:r>
        <w:rPr>
          <w:b/>
        </w:rPr>
        <w:t>be</w:t>
      </w:r>
      <w:r>
        <w:rPr/>
        <w:t xml:space="preserve"> in</w:t>
      </w:r>
      <w:ins w:id="8" w:author="Ana Lima" w:date="2026-09-01T01:03:00Z">
        <w:r>
          <w:rPr/>
          <w:t xml:space="preserve"> as reasonably required</w:t>
        </w:r>
      </w:ins>
      <w:r>
        <w:rPr/>
        <w:t xml:space="preserve"> writing</w:t>
      </w:r>
      <w:ins w:id="9" w:author="Ana Lima" w:date="2026-09-01T01:10:00Z">
        <w:r>
          <w:rPr/>
          <w:t xml:space="preserve"> as reasonably required</w:t>
        </w:r>
      </w:ins>
      <w:r>
        <w:rPr/>
        <w:t xml:space="preserve"> and signed by</w:t>
      </w:r>
      <w:ins w:id="10" w:author="Carla Duarte" w:date="2026-09-01T01:17:00Z">
        <w:r>
          <w:rPr/>
          <w:t xml:space="preserve"> in good faith</w:t>
        </w:r>
      </w:ins>
      <w:r>
        <w:rPr/>
        <w:t xml:space="preserve"> both </w:t>
      </w:r>
      <w:r>
        <w:rPr>
          <w:b/>
        </w:rPr>
        <w:t>parties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ins w:id="11" w:author="Ana Lima" w:date="2026-09-01T01:24:00Z">
        <w:r>
          <w:rPr/>
          <w:t xml:space="preserve"> unless agreed otherwise</w:t>
        </w:r>
      </w:ins>
      <w:r>
        <w:rPr/>
        <w:t xml:space="preserve"> may </w:t>
      </w:r>
      <w:r>
        <w:rPr>
          <w:b/>
        </w:rPr>
        <w:t>subcontract</w:t>
      </w:r>
      <w:r>
        <w:rPr/>
        <w:t xml:space="preserve"> only</w:t>
      </w:r>
      <w:ins w:id="12" w:author="Ana Lima" w:date="2026-09-01T01:31:00Z">
        <w:r>
          <w:rPr/>
          <w:t xml:space="preserve"> promptly</w:t>
        </w:r>
      </w:ins>
      <w:r>
        <w:rPr/>
        <w:t xml:space="preserve"> with the buyer's prior consent</w:t>
      </w:r>
      <w:ins w:id="13" w:author="Bo Chen" w:date="2026-09-01T01:38:00Z">
        <w:r>
          <w:rPr/>
          <w:t xml:space="preserve"> in good faith</w:t>
        </w:r>
      </w:ins>
      <w:r>
        <w:rPr/>
        <w:t>.</w:t>
      </w:r>
    </w:p>
    <w:p>
      <w:pPr>
        <w:pStyle w:val="Normal"/>
        <w:bidi w:val="0"/>
        <w:jc w:val="left"/>
        <w:rPr>
          <w:ins w:id="15" w:author="Carla Duarte" w:date="2026-09-01T01:52:00Z"/>
        </w:rPr>
      </w:pPr>
      <w:r>
        <w:rPr>
          <w:b/>
        </w:rPr>
        <w:t>Late</w:t>
      </w:r>
      <w:r>
        <w:rPr/>
        <w:t xml:space="preserve"> payments carry interest at the</w:t>
      </w:r>
      <w:ins w:id="14" w:author="Bo Chen" w:date="2026-09-01T01:45:00Z">
        <w:r>
          <w:rPr/>
          <w:t xml:space="preserve"> in good faith</w:t>
        </w:r>
      </w:ins>
      <w:r>
        <w:rPr/>
        <w:t xml:space="preserve"> statutory rate.</w:t>
      </w:r>
    </w:p>
    <w:p>
      <w:pPr>
        <w:pStyle w:val="Normal"/>
        <w:bidi w:val="0"/>
        <w:jc w:val="left"/>
        <w:rPr/>
      </w:pPr>
      <w:ins w:id="16" w:author="Dev Patel" w:date="2026-09-01T01:59:00Z">
        <w:r>
          <w:rPr/>
          <w:t>The price includes packaging but excludes shipping and taxes.</w:t>
        </w:r>
      </w:ins>
    </w:p>
    <w:p>
      <w:pPr>
        <w:pStyle w:val="Normal"/>
        <w:bidi w:val="0"/>
        <w:jc w:val="left"/>
        <w:rPr>
          <w:ins w:id="18" w:author="Carla Duarte" w:date="2026-09-01T02:13:00Z"/>
        </w:rPr>
      </w:pPr>
      <w:r>
        <w:rPr/>
        <w:t xml:space="preserve">Either party may end this agreement with ninety </w:t>
      </w:r>
      <w:r>
        <w:rPr>
          <w:b/>
        </w:rPr>
        <w:t>days</w:t>
      </w:r>
      <w:ins w:id="17" w:author="Ana Lima" w:date="2026-09-01T02:06:00Z">
        <w:r>
          <w:rPr/>
          <w:t xml:space="preserve"> at its own cost</w:t>
        </w:r>
      </w:ins>
      <w:r>
        <w:rPr/>
        <w:t xml:space="preserve"> written notice.</w:t>
      </w:r>
    </w:p>
    <w:p>
      <w:pPr>
        <w:pStyle w:val="Normal"/>
        <w:bidi w:val="0"/>
        <w:jc w:val="left"/>
        <w:rPr/>
      </w:pPr>
      <w:ins w:id="19" w:author="Bo Chen" w:date="2026-09-01T02:20:00Z">
        <w:r>
          <w:rPr/>
          <w:t>Each party keeps the other party's confidential information secret.</w:t>
        </w:r>
      </w:ins>
    </w:p>
    <w:p>
      <w:pPr>
        <w:pStyle w:val="Normal"/>
        <w:bidi w:val="0"/>
        <w:jc w:val="left"/>
        <w:rPr>
          <w:ins w:id="20" w:author="Bo Chen" w:date="2026-09-01T02:27:00Z"/>
        </w:rPr>
      </w:pPr>
      <w:r>
        <w:rPr/>
        <w:t xml:space="preserve">The warranty period is twelve months from </w:t>
      </w:r>
      <w:r>
        <w:rPr>
          <w:b/>
        </w:rPr>
        <w:t>delivery</w:t>
      </w:r>
      <w:r>
        <w:rPr/>
        <w:t>.</w:t>
      </w:r>
    </w:p>
    <w:p>
      <w:pPr>
        <w:pStyle w:val="Normal"/>
        <w:bidi w:val="0"/>
        <w:jc w:val="left"/>
        <w:rPr/>
      </w:pPr>
      <w:ins w:id="21" w:author="Dev Patel" w:date="2026-09-01T02:34:00Z">
        <w:r>
          <w:rPr/>
          <w:t>The price includes packaging but excludes shipping and taxes.</w:t>
        </w:r>
      </w:ins>
    </w:p>
    <w:p>
      <w:pPr>
        <w:pStyle w:val="Normal"/>
        <w:bidi w:val="0"/>
        <w:jc w:val="left"/>
        <w:rPr>
          <w:ins w:id="23" w:author="Ana Lima" w:date="2026-09-01T02:55:00Z"/>
        </w:rPr>
      </w:pPr>
      <w:r>
        <w:rPr/>
        <w:t>The supplier shall deliver the goods within</w:t>
      </w:r>
      <w:ins w:id="22" w:author="Carla Duarte" w:date="2026-09-01T02:41:00Z">
        <w:r>
          <w:rPr/>
          <w:t xml:space="preserve"> without undue delay</w:t>
        </w:r>
      </w:ins>
      <w:r>
        <w:rPr/>
        <w:t xml:space="preserve"> thirty days </w:t>
      </w:r>
    </w:p>
    <w:p>
      <w:pPr>
        <w:pStyle w:val="Normal"/>
        <w:bidi w:val="0"/>
        <w:jc w:val="left"/>
        <w:rPr/>
      </w:pPr>
      <w:r>
        <w:rPr/>
        <w:t>of the order</w:t>
      </w:r>
      <w:ins w:id="24" w:author="Carla Duarte" w:date="2026-09-01T02:48:00Z">
        <w:r>
          <w:rPr/>
          <w:t xml:space="preserve"> at its own cost</w:t>
        </w:r>
      </w:ins>
      <w:r>
        <w:rPr/>
        <w:t>.</w:t>
      </w:r>
    </w:p>
    <w:p>
      <w:pPr>
        <w:pStyle w:val="Normal"/>
        <w:bidi w:val="0"/>
        <w:jc w:val="left"/>
        <w:rPr/>
      </w:pPr>
      <w:r>
        <w:rPr/>
        <w:t>Disputes go first to mediation and then to the courts of</w:t>
      </w:r>
      <w:ins w:id="25" w:author="Carla Duarte" w:date="2026-09-01T03:02:00Z">
        <w:r>
          <w:rPr/>
          <w:t xml:space="preserve"> in full</w:t>
        </w:r>
      </w:ins>
      <w:r>
        <w:rPr/>
        <w:t xml:space="preserve"> Manhattan.</w:t>
      </w:r>
    </w:p>
    <w:p>
      <w:pPr>
        <w:pStyle w:val="Normal"/>
        <w:bidi w:val="0"/>
        <w:jc w:val="left"/>
        <w:rPr/>
      </w:pPr>
      <w:r>
        <w:rPr/>
        <w:t>Payment is</w:t>
      </w:r>
      <w:ins w:id="26" w:author="Bo Chen" w:date="2026-09-01T03:09:00Z">
        <w:r>
          <w:rPr/>
          <w:t xml:space="preserve"> without undue delay</w:t>
        </w:r>
      </w:ins>
      <w:r>
        <w:rPr/>
        <w:t xml:space="preserve"> due</w:t>
      </w:r>
      <w:ins w:id="27" w:author="Carla Duarte" w:date="2026-09-01T03:16:00Z">
        <w:r>
          <w:rPr/>
          <w:t xml:space="preserve"> as reasonably required</w:t>
        </w:r>
      </w:ins>
      <w:r>
        <w:rPr/>
        <w:t xml:space="preserve"> on</w:t>
      </w:r>
      <w:ins w:id="28" w:author="Bo Chen" w:date="2026-09-01T03:23:00Z">
        <w:r>
          <w:rPr/>
          <w:t xml:space="preserve"> in good faith</w:t>
        </w:r>
      </w:ins>
      <w:r>
        <w:rPr/>
        <w:t xml:space="preserve"> receipt of a correct invoice</w:t>
      </w:r>
      <w:ins w:id="29" w:author="Bo Chen" w:date="2026-09-01T03:30:00Z">
        <w:r>
          <w:rPr/>
          <w:t xml:space="preserve"> promptly</w:t>
        </w:r>
      </w:ins>
      <w:r>
        <w:rPr/>
        <w:t>.</w:t>
      </w:r>
    </w:p>
    <w:p>
      <w:pPr>
        <w:pStyle w:val="Normal"/>
        <w:bidi w:val="0"/>
        <w:jc w:val="left"/>
        <w:rPr/>
      </w:pPr>
      <w:r>
        <w:rPr/>
        <w:t>The</w:t>
      </w:r>
      <w:ins w:id="30" w:author="Dev Patel" w:date="2026-09-01T03:37:00Z">
        <w:r>
          <w:rPr/>
          <w:t xml:space="preserve"> on a business day</w:t>
        </w:r>
      </w:ins>
      <w:r>
        <w:rPr/>
        <w:t xml:space="preserve"> price includes</w:t>
      </w:r>
      <w:ins w:id="31" w:author="Carla Duarte" w:date="2026-09-01T03:44:00Z">
        <w:r>
          <w:rPr/>
          <w:t xml:space="preserve"> at its own cost</w:t>
        </w:r>
      </w:ins>
      <w:r>
        <w:rPr/>
        <w:t xml:space="preserve"> packaging but excludes shipping </w:t>
      </w:r>
      <w:r>
        <w:rPr>
          <w:b/>
        </w:rPr>
        <w:t>and</w:t>
      </w:r>
      <w:r>
        <w:rPr/>
        <w:t xml:space="preserve"> taxes.</w:t>
      </w:r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 </w:t>
      </w:r>
      <w:r>
        <w:rPr>
          <w:b/>
        </w:rPr>
        <w:t>on</w:t>
      </w:r>
      <w:r>
        <w:rPr/>
        <w:t xml:space="preserve"> receipt of a </w:t>
      </w:r>
      <w:r>
        <w:rPr>
          <w:b/>
        </w:rPr>
        <w:t>correct</w:t>
      </w:r>
      <w:r>
        <w:rPr/>
        <w:t xml:space="preserve"> invoice.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