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Heavy on everything</w:t>
      </w:r>
    </w:p>
    <w:p>
      <w:pPr>
        <w:pStyle w:val="Normal"/>
        <w:bidi w:val="0"/>
        <w:jc w:val="left"/>
        <w:rPr/>
      </w:pPr>
      <w:del w:id="0" w:author="Ana Lima" w:date="2026-09-01T00:07:00Z">
        <w:r>
          <w:rPr>
            <w:i/>
          </w:rPr>
          <w:delText>The</w:delText>
        </w:r>
      </w:del>
      <w:ins w:id="1" w:author="Dev Patel" w:date="2026-09-01T00:14:00Z">
        <w:r>
          <w:rPr/>
          <w:t>notice</w:t>
        </w:r>
      </w:ins>
      <w:r>
        <w:rPr/>
        <w:t xml:space="preserve"> warranty </w:t>
      </w:r>
      <w:del w:id="2" w:author="Ana Lima" w:date="2026-09-01T00:21:00Z">
        <w:r>
          <w:rPr/>
          <w:delText>period</w:delText>
        </w:r>
      </w:del>
      <w:ins w:id="3" w:author="Ana Lima" w:date="2026-09-01T00:28:00Z">
        <w:r>
          <w:rPr/>
          <w:t>supplier</w:t>
        </w:r>
      </w:ins>
      <w:r>
        <w:rPr/>
        <w:t xml:space="preserve"> is </w:t>
      </w:r>
      <w:r>
        <w:rPr>
          <w:b/>
        </w:rPr>
        <w:t>twelve</w:t>
      </w:r>
      <w:commentRangeStart w:id="0"/>
      <w:r>
        <w:rPr/>
        <w:t xml:space="preserve"> months from delivery.</w:t>
      </w:r>
      <w:commentRangeEnd w:id="0"/>
      <w:r>
        <w:commentReference w:id="0"/>
      </w:r>
      <w:r>
        <w:rPr/>
      </w:r>
    </w:p>
    <w:p>
      <w:pPr>
        <w:pStyle w:val="Normal"/>
        <w:bidi w:val="0"/>
        <w:jc w:val="left"/>
        <w:rPr/>
      </w:pPr>
      <w:r>
        <w:rPr/>
        <w:t>Either party may end this agreement with ninety days</w:t>
      </w:r>
      <w:commentRangeStart w:id="1"/>
      <w:r>
        <w:rPr/>
        <w:t xml:space="preserve"> written notice</w:t>
      </w:r>
      <w:ins w:id="4" w:author="Bo Chen" w:date="2026-09-01T00:42:00Z">
        <w:r>
          <w:rPr/>
          <w:t xml:space="preserve"> without undue delay</w:t>
        </w:r>
      </w:ins>
      <w:r>
        <w:rPr/>
        <w:t>.</w:t>
      </w:r>
      <w:commentRangeEnd w:id="1"/>
      <w:r>
        <w:commentReference w:id="1"/>
      </w: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Clause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Change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Late payments</w:t>
            </w:r>
            <w:ins w:id="5" w:author="Bo Chen" w:date="2026-09-01T00:56:00Z">
              <w:r>
                <w:rPr/>
                <w:t xml:space="preserve"> as reasonably required</w:t>
              </w:r>
            </w:ins>
            <w:commentRangeStart w:id="2"/>
            <w:r>
              <w:rPr/>
              <w:t xml:space="preserve"> carry interest.</w:t>
            </w:r>
            <w:commentRangeEnd w:id="2"/>
            <w:r>
              <w:commentReference w:id="2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Each </w:t>
            </w:r>
            <w:del w:id="6" w:author="Carla Duarte" w:date="2026-09-01T01:10:00Z">
              <w:r>
                <w:rPr/>
                <w:delText>party</w:delText>
              </w:r>
            </w:del>
            <w:ins w:id="7" w:author="Ana Lima" w:date="2026-09-01T01:17:00Z">
              <w:r>
                <w:rPr/>
                <w:t>sixty</w:t>
              </w:r>
            </w:ins>
            <w:r>
              <w:rPr/>
              <w:t xml:space="preserve"> keeps </w:t>
            </w:r>
            <w:del w:id="8" w:author="Dev Patel" w:date="2026-09-01T01:24:00Z">
              <w:r>
                <w:rPr/>
                <w:delText>the</w:delText>
              </w:r>
            </w:del>
            <w:ins w:id="9" w:author="Ana Lima" w:date="2026-09-01T01:31:00Z">
              <w:r>
                <w:rPr/>
                <w:t>supplier</w:t>
              </w:r>
            </w:ins>
            <w:r>
              <w:rPr/>
              <w:t>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del w:id="10" w:author="Bo Chen" w:date="2026-09-01T01:38:00Z">
              <w:r>
                <w:rPr/>
                <w:delText>The</w:delText>
              </w:r>
            </w:del>
            <w:ins w:id="11" w:author="Carla Duarte" w:date="2026-09-01T01:45:00Z">
              <w:r>
                <w:rPr/>
                <w:t>sixty</w:t>
              </w:r>
            </w:ins>
            <w:r>
              <w:rPr/>
              <w:t xml:space="preserve"> warranty</w:t>
            </w:r>
            <w:commentRangeStart w:id="3"/>
            <w:r>
              <w:rPr/>
              <w:t xml:space="preserve"> period is.</w:t>
            </w:r>
            <w:r>
              <w:rPr/>
            </w:r>
            <w:commentRangeEnd w:id="3"/>
            <w:r>
              <w:commentReference w:id="3"/>
            </w:r>
            <w:r>
              <w:rPr/>
              <w:commentReference w:id="4"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The </w:t>
            </w:r>
            <w:del w:id="12" w:author="Bo Chen" w:date="2026-09-01T02:06:00Z">
              <w:r>
                <w:rPr/>
                <w:delText>supplier</w:delText>
              </w:r>
            </w:del>
            <w:ins w:id="13" w:author="Dev Patel" w:date="2026-09-01T02:13:00Z">
              <w:r>
                <w:rPr/>
                <w:t>written</w:t>
              </w:r>
            </w:ins>
            <w:commentRangeStart w:id="5"/>
            <w:r>
              <w:rPr/>
              <w:t xml:space="preserve"> keeps</w:t>
            </w:r>
            <w:ins w:id="14" w:author="Dev Patel" w:date="2026-09-01T02:20:00Z">
              <w:r>
                <w:rPr/>
                <w:t xml:space="preserve"> promptly</w:t>
              </w:r>
            </w:ins>
            <w:r>
              <w:rPr/>
              <w:t xml:space="preserve"> title.</w:t>
            </w:r>
            <w:commentRangeEnd w:id="5"/>
            <w:r>
              <w:commentReference w:id="5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commentRangeStart w:id="6"/>
            <w:r>
              <w:rPr/>
              <w:t>The supplier</w:t>
            </w:r>
            <w:del w:id="15" w:author="Carla Duarte" w:date="2026-09-01T02:34:00Z">
              <w:r>
                <w:rPr/>
                <w:delText xml:space="preserve"> shall</w:delText>
              </w:r>
            </w:del>
            <w:r>
              <w:rPr/>
            </w:r>
            <w:commentRangeEnd w:id="6"/>
            <w:r>
              <w:commentReference w:id="6"/>
            </w:r>
            <w:r>
              <w:rPr/>
              <w:t xml:space="preserve"> </w:t>
            </w:r>
            <w:del w:id="16" w:author="Ana Lima" w:date="2026-09-01T02:41:00Z">
              <w:r>
                <w:rPr/>
                <w:delText>deliver</w:delText>
              </w:r>
            </w:del>
            <w:ins w:id="17" w:author="Carla Duarte" w:date="2026-09-01T02:48:00Z">
              <w:r>
                <w:rPr/>
                <w:t>vendor</w:t>
              </w:r>
            </w:ins>
            <w:r>
              <w:rPr/>
              <w:t>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warranty period is.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 xml:space="preserve">Payment is due </w:t>
            </w:r>
            <w:del w:id="18" w:author="Dev Patel" w:date="2026-09-01T03:02:00Z">
              <w:r>
                <w:rPr/>
                <w:delText>on</w:delText>
              </w:r>
            </w:del>
            <w:ins w:id="19" w:author="Carla Duarte" w:date="2026-09-01T03:09:00Z">
              <w:r>
                <w:rPr/>
                <w:t>written</w:t>
              </w:r>
            </w:ins>
            <w:r>
              <w:rPr/>
              <w:t>.</w:t>
            </w:r>
            <w:r>
              <w:rPr/>
              <w:commentReference w:id="7"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supplier</w:t>
            </w:r>
            <w:commentRangeStart w:id="8"/>
            <w:r>
              <w:rPr/>
              <w:t xml:space="preserve"> shall deliver.</w:t>
            </w:r>
            <w:r>
              <w:rPr/>
            </w:r>
            <w:commentRangeEnd w:id="8"/>
            <w:r>
              <w:commentReference w:id="8"/>
            </w:r>
            <w:r>
              <w:rPr/>
              <w:commentReference w:id="9"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Late payments</w:t>
            </w:r>
            <w:commentRangeStart w:id="10"/>
            <w:r>
              <w:rPr/>
              <w:t xml:space="preserve"> carry interest.</w:t>
            </w:r>
            <w:commentRangeEnd w:id="10"/>
            <w:r>
              <w:commentReference w:id="10"/>
            </w:r>
            <w:r>
              <w:rPr/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Normal"/>
              <w:bidi w:val="0"/>
              <w:jc w:val="left"/>
              <w:rPr/>
            </w:pPr>
            <w:del w:id="20" w:author="Bo Chen" w:date="2026-09-01T03:44:00Z">
              <w:r>
                <w:rPr/>
                <w:delText>The</w:delText>
              </w:r>
            </w:del>
            <w:commentRangeStart w:id="11"/>
            <w:r>
              <w:rPr/>
              <w:t xml:space="preserve"> buyer shall</w:t>
            </w:r>
            <w:r>
              <w:rPr/>
            </w:r>
            <w:commentRangeEnd w:id="11"/>
            <w:r>
              <w:commentReference w:id="11"/>
            </w:r>
            <w:r>
              <w:rPr/>
              <w:t xml:space="preserve"> return.</w:t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The buyer</w:t>
            </w:r>
            <w:del w:id="21" w:author="Ana Lima" w:date="2026-09-01T03:58:00Z">
              <w:r>
                <w:rPr/>
                <w:delText xml:space="preserve"> may</w:delText>
              </w:r>
            </w:del>
            <w:commentRangeStart w:id="12"/>
            <w:r>
              <w:rPr/>
              <w:t xml:space="preserve"> </w:t>
            </w:r>
            <w:del w:id="22" w:author="Ana Lima" w:date="2026-09-01T04:05:00Z">
              <w:r>
                <w:rPr/>
                <w:delText>inspect</w:delText>
              </w:r>
            </w:del>
            <w:ins w:id="23" w:author="Bo Chen" w:date="2026-09-01T04:12:00Z">
              <w:r>
                <w:rPr/>
                <w:t>supplier</w:t>
              </w:r>
            </w:ins>
            <w:r>
              <w:rPr/>
              <w:t>.</w:t>
            </w:r>
            <w:commentRangeEnd w:id="12"/>
            <w:r>
              <w:commentReference w:id="12"/>
            </w:r>
            <w:r>
              <w:rPr/>
            </w:r>
          </w:p>
        </w:tc>
        <w:tc>
          <w:tcPr>
            <w:tcW w:w="321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Notices must be sent.</w:t>
            </w:r>
          </w:p>
        </w:tc>
      </w:tr>
    </w:tbl>
    <w:p>
      <w:pPr>
        <w:pStyle w:val="Normal"/>
        <w:bidi w:val="0"/>
        <w:jc w:val="left"/>
        <w:rPr/>
      </w:pPr>
      <w:commentRangeStart w:id="13"/>
      <w:r>
        <w:rPr/>
        <w:t>Disputes</w:t>
      </w:r>
      <w:ins w:id="24" w:author="Carla Duarte" w:date="2026-09-01T04:26:00Z">
        <w:r>
          <w:rPr/>
          <w:t xml:space="preserve"> unless agreed otherwise</w:t>
        </w:r>
      </w:ins>
      <w:r>
        <w:rPr/>
        <w:t xml:space="preserve"> go</w:t>
      </w:r>
      <w:ins w:id="25" w:author="Dev Patel" w:date="2026-09-01T04:33:00Z">
        <w:r>
          <w:rPr/>
          <w:t xml:space="preserve"> as reasonably required</w:t>
        </w:r>
      </w:ins>
      <w:r>
        <w:rPr/>
        <w:t xml:space="preserve"> </w:t>
      </w:r>
      <w:del w:id="26" w:author="Dev Patel" w:date="2026-09-01T04:40:00Z">
        <w:r>
          <w:rPr/>
          <w:delText>first</w:delText>
        </w:r>
      </w:del>
      <w:ins w:id="27" w:author="Carla Duarte" w:date="2026-09-01T04:47:00Z">
        <w:r>
          <w:rPr/>
          <w:t>sixty</w:t>
        </w:r>
      </w:ins>
      <w:r>
        <w:rPr/>
      </w:r>
      <w:commentRangeEnd w:id="13"/>
      <w:r>
        <w:commentReference w:id="13"/>
      </w:r>
      <w:r>
        <w:rPr/>
        <w:t xml:space="preserve"> to mediation and then to the courts of</w:t>
      </w:r>
      <w:ins w:id="28" w:author="Dev Patel" w:date="2026-09-01T04:54:00Z">
        <w:r>
          <w:rPr/>
          <w:t xml:space="preserve"> without undue delay</w:t>
        </w:r>
      </w:ins>
      <w:del w:id="29" w:author="Ana Lima" w:date="2026-09-01T05:01:00Z">
        <w:r>
          <w:rPr/>
          <w:delText xml:space="preserve"> Manhattan</w:delText>
        </w:r>
      </w:del>
      <w:r>
        <w:rPr/>
        <w:t>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Each party keeps the</w:t>
      </w:r>
      <w:commentRangeStart w:id="14"/>
      <w:r>
        <w:rPr/>
        <w:t xml:space="preserve"> other</w:t>
      </w:r>
      <w:del w:id="30" w:author="Carla Duarte" w:date="2026-09-01T05:15:00Z">
        <w:r>
          <w:rPr/>
          <w:delText xml:space="preserve"> party's</w:delText>
        </w:r>
      </w:del>
      <w:r>
        <w:rPr/>
        <w:t xml:space="preserve"> confidential information</w:t>
      </w:r>
      <w:r>
        <w:rPr/>
      </w:r>
      <w:commentRangeEnd w:id="14"/>
      <w:r>
        <w:commentReference w:id="14"/>
      </w:r>
      <w:r>
        <w:rPr/>
        <w:t xml:space="preserve"> secret.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Either</w:t>
      </w:r>
      <w:del w:id="31" w:author="Dev Patel" w:date="2026-09-01T05:29:00Z">
        <w:r>
          <w:rPr/>
          <w:delText xml:space="preserve"> party</w:delText>
        </w:r>
      </w:del>
      <w:r>
        <w:rPr/>
        <w:t xml:space="preserve"> may end this agreement</w:t>
      </w:r>
      <w:del w:id="32" w:author="Dev Patel" w:date="2026-09-01T05:36:00Z">
        <w:r>
          <w:rPr/>
          <w:delText xml:space="preserve"> with</w:delText>
        </w:r>
      </w:del>
      <w:commentRangeStart w:id="15"/>
      <w:r>
        <w:rPr/>
        <w:t xml:space="preserve"> ninety</w:t>
      </w:r>
      <w:ins w:id="33" w:author="Bo Chen" w:date="2026-09-01T05:43:00Z">
        <w:r>
          <w:rPr/>
          <w:t xml:space="preserve"> as reasonably required</w:t>
        </w:r>
      </w:ins>
      <w:r>
        <w:rPr/>
      </w:r>
      <w:commentRangeEnd w:id="15"/>
      <w:r>
        <w:commentReference w:id="15"/>
      </w:r>
      <w:r>
        <w:rPr/>
        <w:t xml:space="preserve"> days written notice.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Any</w:t>
      </w:r>
      <w:commentRangeStart w:id="16"/>
      <w:r>
        <w:rPr/>
        <w:t xml:space="preserve"> change to this agreement</w:t>
      </w:r>
      <w:r>
        <w:rPr/>
      </w:r>
      <w:commentRangeEnd w:id="16"/>
      <w:r>
        <w:commentReference w:id="16"/>
      </w:r>
      <w:r>
        <w:rPr/>
        <w:t xml:space="preserve"> must be</w:t>
      </w:r>
      <w:del w:id="34" w:author="Ana Lima" w:date="2026-09-01T05:57:00Z">
        <w:r>
          <w:rPr/>
          <w:delText xml:space="preserve"> in</w:delText>
        </w:r>
      </w:del>
      <w:r>
        <w:rPr/>
        <w:t xml:space="preserve"> writing and signed by both parties.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</w:tabs>
        <w:bidi w:val="0"/>
        <w:ind w:hanging="0" w:left="0"/>
        <w:jc w:val="left"/>
        <w:rPr/>
      </w:pPr>
      <w:r>
        <w:rPr/>
        <w:t>The price</w:t>
      </w:r>
      <w:ins w:id="35" w:author="Carla Duarte" w:date="2026-09-01T06:11:00Z">
        <w:r>
          <w:rPr/>
          <w:t xml:space="preserve"> in full</w:t>
        </w:r>
      </w:ins>
      <w:r>
        <w:rPr/>
        <w:t xml:space="preserve"> includes packaging but excludes shipping and taxes.</w:t>
      </w:r>
      <w:r>
        <w:rPr/>
        <w:commentReference w:id="17"/>
      </w:r>
    </w:p>
    <w:p>
      <w:pPr>
        <w:pStyle w:val="Normal"/>
        <w:bidi w:val="0"/>
        <w:jc w:val="left"/>
        <w:rPr/>
      </w:pPr>
      <w:r>
        <w:rPr/>
        <w:t>Neither party is liable</w:t>
      </w:r>
      <w:commentRangeStart w:id="18"/>
      <w:r>
        <w:rPr/>
        <w:t xml:space="preserve"> for</w:t>
      </w:r>
      <w:r>
        <w:rPr/>
      </w:r>
      <w:commentRangeEnd w:id="18"/>
      <w:r>
        <w:commentReference w:id="18"/>
      </w:r>
      <w:r>
        <w:rPr/>
        <w:t xml:space="preserve"> delays</w:t>
      </w:r>
      <w:del w:id="36" w:author="Bo Chen" w:date="2026-09-01T06:25:00Z">
        <w:r>
          <w:rPr/>
          <w:delText xml:space="preserve"> caused</w:delText>
        </w:r>
      </w:del>
      <w:r>
        <w:rPr/>
        <w:t xml:space="preserve"> by events beyond its control.</w:t>
      </w:r>
      <w:commentRangeStart w:id="19"/>
      <w:r>
        <w:rPr>
          <w:rStyle w:val="FootnoteReference"/>
        </w:rPr>
        <w:footnoteReference w:id="2"/>
      </w:r>
    </w:p>
    <w:p>
      <w:pPr>
        <w:pStyle w:val="Normal"/>
        <w:bidi w:val="0"/>
        <w:jc w:val="left"/>
        <w:rPr/>
      </w:pPr>
      <w:r>
        <w:rPr/>
      </w:r>
      <w:commentRangeEnd w:id="19"/>
      <w:r>
        <w:commentReference w:id="19"/>
      </w:r>
      <w:r>
        <w:rPr/>
        <w:t>The warranty period is twelve months from</w:t>
      </w:r>
      <w:ins w:id="37" w:author="Carla Duarte" w:date="2026-09-01T06:53:00Z">
        <w:r>
          <w:rPr/>
          <w:t xml:space="preserve"> without undue delay</w:t>
        </w:r>
      </w:ins>
      <w:r>
        <w:rPr/>
        <w:t xml:space="preserve"> delivery.</w:t>
      </w:r>
    </w:p>
    <w:p>
      <w:pPr>
        <w:pStyle w:val="Normal"/>
        <w:bidi w:val="0"/>
        <w:jc w:val="left"/>
        <w:rPr>
          <w:del w:id="45" w:author="Dev Patel" w:date="2026-09-01T07:49:00Z"/>
        </w:rPr>
      </w:pPr>
      <w:r>
        <w:rPr/>
        <w:t>Either party may</w:t>
      </w:r>
      <w:del w:id="38" w:author="Dev Patel" w:date="2026-09-01T07:00:00Z">
        <w:r>
          <w:rPr/>
          <w:delText xml:space="preserve"> end</w:delText>
        </w:r>
      </w:del>
      <w:del w:id="39" w:author="Ana Lima" w:date="2026-09-01T07:07:00Z">
        <w:r>
          <w:rPr/>
          <w:delText xml:space="preserve"> </w:delText>
        </w:r>
      </w:del>
      <w:del w:id="40" w:author="Ana Lima" w:date="2026-09-01T07:07:00Z">
        <w:r>
          <w:rPr>
            <w:i/>
          </w:rPr>
          <w:delText>this</w:delText>
        </w:r>
      </w:del>
      <w:commentRangeStart w:id="20"/>
      <w:r>
        <w:rPr/>
        <w:t xml:space="preserve"> agreement </w:t>
      </w:r>
      <w:del w:id="41" w:author="Carla Duarte" w:date="2026-09-01T07:14:00Z">
        <w:r>
          <w:rPr/>
          <w:delText>with</w:delText>
        </w:r>
      </w:del>
      <w:ins w:id="42" w:author="Bo Chen" w:date="2026-09-01T07:21:00Z">
        <w:r>
          <w:rPr/>
          <w:t>customer</w:t>
        </w:r>
      </w:ins>
      <w:r>
        <w:rPr/>
      </w:r>
      <w:commentRangeEnd w:id="20"/>
      <w:r>
        <w:commentReference w:id="20"/>
      </w:r>
      <w:r>
        <w:rPr/>
        <w:t xml:space="preserve"> ninety</w:t>
      </w:r>
      <w:del w:id="43" w:author="Carla Duarte" w:date="2026-09-01T07:28:00Z">
        <w:r>
          <w:rPr/>
          <w:delText xml:space="preserve"> days</w:delText>
        </w:r>
      </w:del>
      <w:r>
        <w:rPr/>
        <w:t xml:space="preserve"> written</w:t>
      </w:r>
      <w:ins w:id="44" w:author="Carla Duarte" w:date="2026-09-01T07:35:00Z">
        <w:r>
          <w:rPr/>
          <w:t xml:space="preserve"> unless agreed otherwise</w:t>
        </w:r>
      </w:ins>
      <w:r>
        <w:rPr/>
        <w:t xml:space="preserve"> notice.</w:t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/>
        <w:t>The supplier may subcontract only with the buyer's</w:t>
      </w:r>
      <w:commentRangeStart w:id="21"/>
      <w:r>
        <w:rPr/>
        <w:t xml:space="preserve"> prior </w:t>
      </w:r>
      <w:r>
        <w:rPr>
          <w:b/>
        </w:rPr>
        <w:t>consent</w:t>
      </w:r>
      <w:r>
        <w:rPr/>
        <w:t>.</w:t>
      </w:r>
      <w:r>
        <w:rPr/>
      </w:r>
      <w:commentRangeEnd w:id="21"/>
      <w:r>
        <w:commentReference w:id="21"/>
      </w:r>
      <w:r>
        <w:rPr/>
        <w:commentReference w:id="22"/>
      </w:r>
    </w:p>
    <w:p>
      <w:pPr>
        <w:pStyle w:val="Normal"/>
        <w:bidi w:val="0"/>
        <w:jc w:val="left"/>
        <w:rPr>
          <w:ins w:id="46" w:author="Bo Chen" w:date="2026-09-01T08:38:00Z"/>
        </w:rPr>
      </w:pPr>
      <w:r>
        <w:rPr/>
        <w:t xml:space="preserve">The </w:t>
      </w:r>
    </w:p>
    <w:p>
      <w:pPr>
        <w:pStyle w:val="Normal"/>
        <w:bidi w:val="0"/>
        <w:jc w:val="left"/>
        <w:rPr/>
      </w:pPr>
      <w:r>
        <w:rPr/>
        <w:t xml:space="preserve">buyer may </w:t>
      </w:r>
      <w:del w:id="47" w:author="Ana Lima" w:date="2026-09-01T08:10:00Z">
        <w:r>
          <w:rPr/>
          <w:delText>inspect</w:delText>
        </w:r>
      </w:del>
      <w:ins w:id="48" w:author="Ana Lima" w:date="2026-09-01T08:17:00Z">
        <w:r>
          <w:rPr/>
          <w:t>supplier</w:t>
        </w:r>
      </w:ins>
      <w:commentRangeStart w:id="23"/>
      <w:r>
        <w:rPr/>
        <w:t xml:space="preserve"> the</w:t>
      </w:r>
      <w:r>
        <w:rPr/>
      </w:r>
      <w:commentRangeEnd w:id="23"/>
      <w:r>
        <w:commentReference w:id="23"/>
      </w:r>
      <w:r>
        <w:rPr/>
        <w:t xml:space="preserve"> goods before accepting</w:t>
      </w:r>
      <w:ins w:id="49" w:author="Ana Lima" w:date="2026-09-01T08:24:00Z">
        <w:r>
          <w:rPr/>
          <w:t xml:space="preserve"> at its own cost</w:t>
        </w:r>
      </w:ins>
      <w:r>
        <w:rPr/>
        <w:t xml:space="preserve"> them</w:t>
      </w:r>
      <w:ins w:id="50" w:author="Ana Lima" w:date="2026-09-01T08:31:00Z">
        <w:r>
          <w:rPr/>
          <w:t xml:space="preserve"> unless agreed otherwise</w:t>
        </w:r>
      </w:ins>
      <w:r>
        <w:rPr/>
        <w:t>.</w:t>
      </w:r>
      <w:r>
        <w:rPr/>
        <w:commentReference w:id="24"/>
      </w:r>
    </w:p>
    <w:p>
      <w:pPr>
        <w:pStyle w:val="Normal"/>
        <w:bidi w:val="0"/>
        <w:jc w:val="left"/>
        <w:rPr/>
      </w:pPr>
      <w:r>
        <w:rPr/>
        <w:t>The supplier</w:t>
      </w:r>
      <w:ins w:id="51" w:author="Carla Duarte" w:date="2026-09-01T08:59:00Z">
        <w:r>
          <w:rPr/>
          <w:t xml:space="preserve"> at its own cost</w:t>
        </w:r>
      </w:ins>
      <w:commentRangeStart w:id="25"/>
      <w:r>
        <w:rPr/>
        <w:t xml:space="preserve"> may subcontract only </w:t>
      </w:r>
      <w:r>
        <w:rPr>
          <w:i/>
        </w:rPr>
        <w:t>with</w:t>
      </w:r>
      <w:r>
        <w:rPr/>
      </w:r>
      <w:commentRangeEnd w:id="25"/>
      <w:r>
        <w:commentReference w:id="25"/>
      </w:r>
      <w:r>
        <w:rPr/>
        <w:t xml:space="preserve"> the buyer's prior</w:t>
      </w:r>
      <w:ins w:id="52" w:author="Dev Patel" w:date="2026-09-01T09:06:00Z">
        <w:r>
          <w:rPr/>
          <w:t xml:space="preserve"> in good faith</w:t>
        </w:r>
      </w:ins>
      <w:r>
        <w:rPr/>
        <w:t xml:space="preserve"> consent.</w:t>
      </w:r>
    </w:p>
    <w:p>
      <w:pPr>
        <w:pStyle w:val="Normal"/>
        <w:bidi w:val="0"/>
        <w:jc w:val="left"/>
        <w:rPr/>
      </w:pPr>
      <w:r>
        <w:rPr>
          <w:i/>
        </w:rPr>
        <w:t>The</w:t>
      </w:r>
      <w:r>
        <w:rPr/>
        <w:t xml:space="preserve"> price includes packaging but</w:t>
      </w:r>
      <w:commentRangeStart w:id="26"/>
      <w:r>
        <w:rPr/>
        <w:t xml:space="preserve"> excludes</w:t>
      </w:r>
      <w:r>
        <w:rPr/>
      </w:r>
      <w:commentRangeEnd w:id="26"/>
      <w:r>
        <w:commentReference w:id="26"/>
      </w:r>
      <w:r>
        <w:rPr/>
        <w:t xml:space="preserve"> shipping and taxes.</w:t>
      </w:r>
      <w:r>
        <w:rPr/>
        <w:commentReference w:id="27"/>
      </w:r>
    </w:p>
    <w:p>
      <w:pPr>
        <w:pStyle w:val="Normal"/>
        <w:bidi w:val="0"/>
        <w:jc w:val="left"/>
        <w:rPr>
          <w:ins w:id="56" w:author="Ana Lima" w:date="2026-09-01T10:02:00Z"/>
        </w:rPr>
      </w:pPr>
      <w:r>
        <w:rPr/>
        <w:t xml:space="preserve">Notices </w:t>
      </w:r>
      <w:r>
        <w:rPr>
          <w:b/>
        </w:rPr>
        <w:t>must</w:t>
      </w:r>
      <w:commentRangeStart w:id="28"/>
      <w:r>
        <w:rPr/>
        <w:t xml:space="preserve"> be</w:t>
      </w:r>
      <w:del w:id="53" w:author="Dev Patel" w:date="2026-09-01T09:34:00Z">
        <w:r>
          <w:rPr/>
          <w:delText xml:space="preserve"> sent</w:delText>
        </w:r>
      </w:del>
      <w:r>
        <w:rPr/>
        <w:t xml:space="preserve"> by</w:t>
      </w:r>
      <w:r>
        <w:rPr/>
      </w:r>
      <w:commentRangeEnd w:id="28"/>
      <w:r>
        <w:commentReference w:id="28"/>
      </w:r>
      <w:r>
        <w:rPr/>
        <w:t xml:space="preserve"> email</w:t>
      </w:r>
      <w:ins w:id="54" w:author="Bo Chen" w:date="2026-09-01T09:41:00Z">
        <w:r>
          <w:rPr/>
          <w:t xml:space="preserve"> promptly</w:t>
        </w:r>
      </w:ins>
      <w:del w:id="55" w:author="Carla Duarte" w:date="2026-09-01T09:48:00Z">
        <w:r>
          <w:rPr/>
          <w:delText xml:space="preserve"> and</w:delText>
        </w:r>
      </w:del>
      <w:r>
        <w:rPr/>
        <w:t xml:space="preserve"> by registered mail.</w:t>
      </w:r>
    </w:p>
    <w:p>
      <w:pPr>
        <w:pStyle w:val="Normal"/>
        <w:bidi w:val="0"/>
        <w:jc w:val="left"/>
        <w:rPr/>
      </w:pPr>
      <w:ins w:id="57" w:author="Ana Lima" w:date="2026-09-01T10:09:00Z">
        <w:r>
          <w:rPr/>
          <w:t>The warranty period is twelve months from delivery.</w:t>
        </w:r>
      </w:ins>
    </w:p>
    <w:p>
      <w:pPr>
        <w:pStyle w:val="Normal"/>
        <w:bidi w:val="0"/>
        <w:jc w:val="left"/>
        <w:rPr>
          <w:ins w:id="58" w:author="Dev Patel" w:date="2026-09-01T10:16:00Z"/>
        </w:rPr>
      </w:pPr>
      <w:r>
        <w:rPr>
          <w:b/>
        </w:rPr>
        <w:t>Late</w:t>
      </w:r>
      <w:r>
        <w:rPr/>
        <w:t xml:space="preserve"> payments carry interest at </w:t>
      </w:r>
    </w:p>
    <w:p>
      <w:pPr>
        <w:pStyle w:val="Normal"/>
        <w:bidi w:val="0"/>
        <w:jc w:val="left"/>
        <w:rPr/>
      </w:pPr>
      <w:r>
        <w:rPr/>
        <w:t xml:space="preserve">the statutory </w:t>
      </w:r>
      <w:r>
        <w:rPr>
          <w:i/>
        </w:rPr>
        <w:t>rate</w:t>
      </w:r>
      <w:r>
        <w:rPr/>
        <w:t>.</w:t>
      </w:r>
    </w:p>
    <w:p>
      <w:pPr>
        <w:pStyle w:val="Normal"/>
        <w:bidi w:val="0"/>
        <w:jc w:val="left"/>
        <w:rPr/>
      </w:pPr>
      <w:del w:id="59" w:author="Dev Patel" w:date="2026-09-01T10:23:00Z">
        <w:r>
          <w:rPr/>
          <w:delText>Any</w:delText>
        </w:r>
      </w:del>
      <w:del w:id="60" w:author="Ana Lima" w:date="2026-09-01T10:30:00Z">
        <w:r>
          <w:rPr/>
          <w:delText xml:space="preserve"> change</w:delText>
        </w:r>
      </w:del>
      <w:r>
        <w:rPr/>
        <w:t xml:space="preserve"> to this agreement must be in writing </w:t>
      </w:r>
      <w:r>
        <w:rPr>
          <w:i/>
        </w:rPr>
        <w:t>and</w:t>
      </w:r>
      <w:r>
        <w:rPr/>
        <w:t xml:space="preserve"> signed by both parties.</w:t>
      </w:r>
    </w:p>
    <w:p>
      <w:pPr>
        <w:pStyle w:val="Normal"/>
        <w:bidi w:val="0"/>
        <w:jc w:val="left"/>
        <w:rPr/>
      </w:pPr>
      <w:r>
        <w:rPr>
          <w:b/>
        </w:rPr>
        <w:t>This</w:t>
      </w:r>
      <w:r>
        <w:rPr/>
        <w:t xml:space="preserve"> agreement is governed by the </w:t>
      </w:r>
      <w:r>
        <w:rPr>
          <w:b/>
        </w:rPr>
        <w:t>laws</w:t>
      </w:r>
      <w:r>
        <w:rPr/>
        <w:t xml:space="preserve"> </w:t>
      </w:r>
      <w:r>
        <w:rPr>
          <w:i/>
        </w:rPr>
        <w:t>of</w:t>
      </w:r>
      <w:r>
        <w:rPr/>
        <w:t xml:space="preserve"> the </w:t>
      </w:r>
      <w:r>
        <w:rPr>
          <w:i/>
        </w:rPr>
        <w:t>State</w:t>
      </w:r>
      <w:r>
        <w:rPr/>
        <w:t xml:space="preserve"> of New </w:t>
      </w:r>
      <w:del w:id="61" w:author="Ana Lima" w:date="2026-09-01T10:37:00Z">
        <w:r>
          <w:rPr/>
          <w:delText>York</w:delText>
        </w:r>
      </w:del>
      <w:ins w:id="62" w:author="Carla Duarte" w:date="2026-09-01T10:44:00Z">
        <w:r>
          <w:rPr/>
          <w:t>notice</w:t>
        </w:r>
      </w:ins>
      <w:r>
        <w:rPr/>
        <w:t>.</w:t>
      </w:r>
      <w:r>
        <w:rPr/>
        <w:commentReference w:id="29"/>
      </w:r>
    </w:p>
    <w:sectPr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09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1" w:author="Carla Duarte" w:date="2026-09-01T00:4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2" w:author="Ana Lima" w:date="2026-09-01T01:0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3" w:author="Dev Patel" w:date="2026-09-01T01:5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4" w:author="Dev Patel" w:date="2026-09-01T01:5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5" w:author="Dev Patel" w:date="2026-09-01T02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6" w:author="Bo Chen" w:date="2026-09-01T02:5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7" w:author="Carla Duarte" w:date="2026-09-01T03:1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8" w:author="Bo Chen" w:date="2026-09-01T03:2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9" w:author="Ana Lima" w:date="2026-09-01T03:3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10" w:author="Ana Lima" w:date="2026-09-01T03:3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1" w:author="Carla Duarte" w:date="2026-09-01T03:5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2" w:author="Ana Lima" w:date="2026-09-01T04:1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3" w:author="Dev Patel" w:date="2026-09-01T05:0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4" w:author="Ana Lima" w:date="2026-09-01T05:2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5" w:author="Carla Duarte" w:date="2026-09-01T05:5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6" w:author="Bo Chen" w:date="2026-09-01T06:0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17" w:author="Dev Patel" w:date="2026-09-01T06:1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8" w:author="Ana Lima" w:date="2026-09-01T06:3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19" w:author="Bo Chen" w:date="2026-09-01T06:3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20" w:author="Carla Duarte" w:date="2026-09-01T07:4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21" w:author="Carla Duarte" w:date="2026-09-01T07:5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22" w:author="Ana Lima" w:date="2026-09-01T08:0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23" w:author="Ana Lima" w:date="2026-09-01T08:4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24" w:author="Bo Chen" w:date="2026-09-01T08:52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25" w:author="Ana Lima" w:date="2026-09-01T09:1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Client asked for this.</w:t>
      </w:r>
    </w:p>
  </w:comment>
  <w:comment w:id="26" w:author="Carla Duarte" w:date="2026-09-01T09:2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27" w:author="Ana Lima" w:date="2026-09-01T09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28" w:author="Bo Chen" w:date="2026-09-01T09:5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29" w:author="Bo Chen" w:date="2026-09-01T10:51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jc w:val="left"/>
        <w:rPr/>
      </w:pPr>
      <w:r>
        <w:rPr>
          <w:rStyle w:val="FootnoteCharacters"/>
        </w:rPr>
        <w:footnoteRef/>
      </w:r>
      <w:r>
        <w:rPr/>
        <w:tab/>
        <w:t>The buyer</w:t>
      </w:r>
      <w:ins w:id="63" w:author="Dev Patel" w:date="2026-09-01T06:46:00Z">
        <w:r>
          <w:rPr/>
          <w:t xml:space="preserve"> on a business day</w:t>
        </w:r>
      </w:ins>
      <w:r>
        <w:rPr/>
        <w:t xml:space="preserve"> shall return defective goods within fourteen days.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