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 and deletions</w:t>
      </w:r>
    </w:p>
    <w:p>
      <w:pPr>
        <w:pStyle w:val="Normal"/>
        <w:bidi w:val="0"/>
        <w:jc w:val="left"/>
        <w:rPr/>
      </w:pPr>
      <w:del w:id="0" w:author="Bo Chen" w:date="2026-09-01T00:07:00Z">
        <w:r>
          <w:rPr/>
          <w:delText>The</w:delText>
        </w:r>
      </w:del>
      <w:r>
        <w:rPr/>
        <w:t xml:space="preserve"> supplier shall deliver</w:t>
      </w:r>
      <w:del w:id="1" w:author="Dev Patel" w:date="2026-09-01T00:14:00Z">
        <w:r>
          <w:rPr/>
          <w:delText xml:space="preserve"> the</w:delText>
        </w:r>
      </w:del>
      <w:del w:id="2" w:author="Bo Chen" w:date="2026-09-01T00:21:00Z">
        <w:r>
          <w:rPr/>
          <w:delText xml:space="preserve"> </w:delText>
        </w:r>
      </w:del>
      <w:del w:id="3" w:author="Bo Chen" w:date="2026-09-01T00:21:00Z">
        <w:r>
          <w:rPr>
            <w:b/>
          </w:rPr>
          <w:delText>goods</w:delText>
        </w:r>
      </w:del>
      <w:r>
        <w:rPr/>
        <w:t xml:space="preserve"> within thirty days of </w:t>
      </w:r>
      <w:r>
        <w:rPr>
          <w:i/>
        </w:rPr>
        <w:t>the</w:t>
      </w:r>
      <w:del w:id="4" w:author="Ana Lima" w:date="2026-09-01T00:28:00Z">
        <w:r>
          <w:rPr>
            <w:i/>
          </w:rPr>
          <w:delText xml:space="preserve"> order</w:delText>
        </w:r>
      </w:del>
      <w:r>
        <w:rPr/>
        <w:t>.</w:t>
      </w:r>
      <w:r>
        <w:rPr/>
        <w:commentReference w:id="0"/>
      </w:r>
    </w:p>
    <w:p>
      <w:pPr>
        <w:pStyle w:val="Normal"/>
        <w:bidi w:val="0"/>
        <w:jc w:val="left"/>
        <w:rPr/>
      </w:pPr>
      <w:del w:id="5" w:author="Ana Lima" w:date="2026-09-01T00:42:00Z">
        <w:r>
          <w:rPr/>
          <w:delText>Notices</w:delText>
        </w:r>
      </w:del>
      <w:r>
        <w:rPr/>
        <w:t xml:space="preserve"> must be sent</w:t>
      </w:r>
      <w:commentRangeStart w:id="1"/>
      <w:r>
        <w:rPr/>
        <w:t xml:space="preserve"> by</w:t>
      </w:r>
      <w:r>
        <w:rPr/>
      </w:r>
      <w:commentRangeEnd w:id="1"/>
      <w:r>
        <w:commentReference w:id="1"/>
      </w:r>
      <w:r>
        <w:rPr/>
        <w:t xml:space="preserve"> email and by registered mail.</w:t>
      </w:r>
    </w:p>
    <w:p>
      <w:pPr>
        <w:pStyle w:val="Normal"/>
        <w:bidi w:val="0"/>
        <w:jc w:val="left"/>
        <w:rPr/>
      </w:pPr>
      <w:r>
        <w:rPr/>
        <w:t>Disputes go first to mediation and</w:t>
      </w:r>
      <w:del w:id="6" w:author="Dev Patel" w:date="2026-09-01T00:56:00Z">
        <w:r>
          <w:rPr/>
          <w:delText xml:space="preserve"> then</w:delText>
        </w:r>
      </w:del>
      <w:del w:id="7" w:author="Bo Chen" w:date="2026-09-01T01:03:00Z">
        <w:r>
          <w:rPr/>
          <w:delText xml:space="preserve"> to</w:delText>
        </w:r>
      </w:del>
      <w:r>
        <w:rPr/>
        <w:commentReference w:id="2"/>
      </w:r>
      <w:del w:id="8" w:author="Bo Chen" w:date="2026-09-01T01:10:00Z">
        <w:r>
          <w:rPr/>
          <w:delText xml:space="preserve"> the</w:delText>
        </w:r>
      </w:del>
      <w:r>
        <w:rPr/>
        <w:t xml:space="preserve"> courts of Manhattan.</w:t>
      </w:r>
      <w:r>
        <w:rPr/>
        <w:commentReference w:id="3"/>
      </w:r>
    </w:p>
    <w:p>
      <w:pPr>
        <w:pStyle w:val="Normal"/>
        <w:bidi w:val="0"/>
        <w:jc w:val="left"/>
        <w:rPr/>
      </w:pPr>
      <w:r>
        <w:rPr/>
        <w:t>Neither</w:t>
      </w:r>
      <w:del w:id="9" w:author="Carla Duarte" w:date="2026-09-01T01:31:00Z">
        <w:r>
          <w:rPr/>
          <w:delText xml:space="preserve"> party</w:delText>
        </w:r>
      </w:del>
      <w:commentRangeStart w:id="4"/>
      <w:r>
        <w:rPr/>
        <w:t xml:space="preserve"> is liable for</w:t>
      </w:r>
      <w:r>
        <w:rPr/>
      </w:r>
      <w:commentRangeEnd w:id="4"/>
      <w:r>
        <w:commentReference w:id="4"/>
      </w:r>
      <w:r>
        <w:rPr/>
        <w:t xml:space="preserve"> delays caused by events beyond its control.</w:t>
      </w:r>
    </w:p>
    <w:p>
      <w:pPr>
        <w:pStyle w:val="Normal"/>
        <w:bidi w:val="0"/>
        <w:jc w:val="left"/>
        <w:rPr/>
      </w:pPr>
      <w:r>
        <w:rPr/>
        <w:t>This agreement is governed by the</w:t>
      </w:r>
      <w:del w:id="10" w:author="Carla Duarte" w:date="2026-09-01T01:45:00Z">
        <w:r>
          <w:rPr/>
          <w:delText xml:space="preserve"> laws</w:delText>
        </w:r>
      </w:del>
      <w:del w:id="11" w:author="Carla Duarte" w:date="2026-09-01T01:52:00Z">
        <w:r>
          <w:rPr/>
          <w:delText xml:space="preserve"> of</w:delText>
        </w:r>
      </w:del>
      <w:commentRangeStart w:id="5"/>
      <w:r>
        <w:rPr/>
        <w:t xml:space="preserve"> the State</w:t>
      </w:r>
      <w:r>
        <w:rPr/>
      </w:r>
      <w:commentRangeEnd w:id="5"/>
      <w:r>
        <w:commentReference w:id="5"/>
      </w:r>
      <w:r>
        <w:rPr/>
        <w:t xml:space="preserve"> of New</w:t>
      </w:r>
      <w:del w:id="12" w:author="Carla Duarte" w:date="2026-09-01T01:59:00Z">
        <w:r>
          <w:rPr/>
          <w:delText xml:space="preserve"> York</w:delText>
        </w:r>
      </w:del>
      <w:r>
        <w:rPr/>
        <w:t>.</w:t>
      </w:r>
    </w:p>
    <w:p>
      <w:pPr>
        <w:pStyle w:val="Normal"/>
        <w:bidi w:val="0"/>
        <w:jc w:val="left"/>
        <w:rPr/>
      </w:pPr>
      <w:r>
        <w:rPr/>
        <w:t>The supplier keeps title to the goods until they are</w:t>
      </w:r>
      <w:commentRangeStart w:id="6"/>
      <w:r>
        <w:rPr/>
        <w:t xml:space="preserve"> paid in full.</w:t>
      </w:r>
      <w:commentRangeEnd w:id="6"/>
      <w:r>
        <w:commentReference w:id="6"/>
      </w:r>
      <w:r>
        <w:rPr/>
      </w:r>
    </w:p>
    <w:p>
      <w:pPr>
        <w:pStyle w:val="Normal"/>
        <w:bidi w:val="0"/>
        <w:jc w:val="left"/>
        <w:rPr/>
      </w:pPr>
      <w:r>
        <w:rPr/>
        <w:t>The price includes packaging but excludes shipping</w:t>
      </w:r>
      <w:commentRangeStart w:id="7"/>
      <w:r>
        <w:rPr/>
        <w:t xml:space="preserve"> and </w:t>
      </w:r>
      <w:r>
        <w:rPr>
          <w:b/>
        </w:rPr>
        <w:t>taxes</w:t>
      </w:r>
      <w:r>
        <w:rPr/>
        <w:t>.</w:t>
      </w:r>
      <w:commentRangeEnd w:id="7"/>
      <w:r>
        <w:commentReference w:id="7"/>
      </w:r>
      <w:r>
        <w:rPr/>
      </w:r>
    </w:p>
    <w:p>
      <w:pPr>
        <w:pStyle w:val="Normal"/>
        <w:bidi w:val="0"/>
        <w:jc w:val="left"/>
        <w:rPr/>
      </w:pPr>
      <w:commentRangeStart w:id="8"/>
      <w:r>
        <w:rPr/>
        <w:t xml:space="preserve">Late payments </w:t>
      </w:r>
      <w:r>
        <w:rPr>
          <w:i/>
        </w:rPr>
        <w:t>carry</w:t>
      </w:r>
      <w:r>
        <w:rPr/>
        <w:t xml:space="preserve"> interest</w:t>
      </w:r>
      <w:r>
        <w:rPr/>
      </w:r>
      <w:commentRangeEnd w:id="8"/>
      <w:r>
        <w:commentReference w:id="8"/>
      </w:r>
      <w:r>
        <w:rPr/>
        <w:t xml:space="preserve"> at the statutory rate.</w:t>
      </w:r>
      <w:r>
        <w:rPr/>
        <w:commentReference w:id="9"/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supplier</w:t>
      </w:r>
      <w:r>
        <w:rPr/>
        <w:t xml:space="preserve"> may subcontract only with the buyer's</w:t>
      </w:r>
      <w:commentRangeStart w:id="10"/>
      <w:r>
        <w:rPr/>
        <w:t xml:space="preserve"> prior</w:t>
      </w:r>
      <w:r>
        <w:rPr/>
      </w:r>
      <w:commentRangeEnd w:id="10"/>
      <w:r>
        <w:commentReference w:id="10"/>
      </w:r>
      <w:r>
        <w:rPr/>
        <w:t xml:space="preserve"> consent.</w:t>
      </w:r>
    </w:p>
    <w:p>
      <w:pPr>
        <w:pStyle w:val="Normal"/>
        <w:bidi w:val="0"/>
        <w:jc w:val="left"/>
        <w:rPr/>
      </w:pPr>
      <w:del w:id="13" w:author="Dev Patel" w:date="2026-09-01T02:48:00Z">
        <w:r>
          <w:rPr/>
          <w:delText>The</w:delText>
        </w:r>
      </w:del>
      <w:r>
        <w:rPr/>
        <w:t xml:space="preserve"> supplier shall deliver</w:t>
      </w:r>
      <w:del w:id="14" w:author="Carla Duarte" w:date="2026-09-01T02:55:00Z">
        <w:r>
          <w:rPr/>
          <w:delText xml:space="preserve"> the</w:delText>
        </w:r>
      </w:del>
      <w:r>
        <w:rPr/>
        <w:t xml:space="preserve"> goods within thirty</w:t>
      </w:r>
      <w:del w:id="15" w:author="Ana Lima" w:date="2026-09-01T03:02:00Z">
        <w:r>
          <w:rPr/>
          <w:delText xml:space="preserve"> days</w:delText>
        </w:r>
      </w:del>
      <w:r>
        <w:rPr/>
        <w:t xml:space="preserve"> of</w:t>
      </w:r>
      <w:commentRangeStart w:id="11"/>
      <w:r>
        <w:rPr/>
        <w:t xml:space="preserve"> the</w:t>
      </w:r>
      <w:r>
        <w:rPr/>
      </w:r>
      <w:commentRangeEnd w:id="11"/>
      <w:r>
        <w:commentReference w:id="11"/>
      </w:r>
      <w:r>
        <w:rPr/>
        <w:t xml:space="preserve"> order.</w:t>
      </w:r>
    </w:p>
    <w:p>
      <w:pPr>
        <w:pStyle w:val="Normal"/>
        <w:bidi w:val="0"/>
        <w:jc w:val="left"/>
        <w:rPr/>
      </w:pPr>
      <w:r>
        <w:rPr/>
        <w:t>The</w:t>
      </w:r>
      <w:del w:id="16" w:author="Carla Duarte" w:date="2026-09-01T03:16:00Z">
        <w:r>
          <w:rPr/>
          <w:delText xml:space="preserve"> price</w:delText>
        </w:r>
      </w:del>
      <w:r>
        <w:rPr/>
        <w:t xml:space="preserve"> includes packaging but excludes shipping</w:t>
      </w:r>
      <w:commentRangeStart w:id="12"/>
      <w:r>
        <w:rPr/>
        <w:t xml:space="preserve"> </w:t>
      </w:r>
      <w:r>
        <w:rPr>
          <w:i/>
        </w:rPr>
        <w:t>and</w:t>
      </w:r>
      <w:r>
        <w:rPr/>
      </w:r>
      <w:commentRangeEnd w:id="12"/>
      <w:r>
        <w:commentReference w:id="12"/>
      </w:r>
      <w:r>
        <w:rPr/>
        <w:t xml:space="preserve"> taxes.</w:t>
      </w:r>
    </w:p>
    <w:p>
      <w:pPr>
        <w:pStyle w:val="Normal"/>
        <w:bidi w:val="0"/>
        <w:jc w:val="left"/>
        <w:rPr/>
      </w:pPr>
      <w:del w:id="17" w:author="Bo Chen" w:date="2026-09-01T03:30:00Z">
        <w:r>
          <w:rPr>
            <w:i/>
          </w:rPr>
          <w:delText>Notices</w:delText>
        </w:r>
      </w:del>
      <w:del w:id="18" w:author="Carla Duarte" w:date="2026-09-01T03:37:00Z">
        <w:r>
          <w:rPr>
            <w:i/>
          </w:rPr>
          <w:delText xml:space="preserve"> must</w:delText>
        </w:r>
      </w:del>
      <w:r>
        <w:rPr/>
        <w:t xml:space="preserve"> be</w:t>
      </w:r>
      <w:commentRangeStart w:id="13"/>
      <w:r>
        <w:rPr/>
        <w:t xml:space="preserve"> sent</w:t>
      </w:r>
      <w:r>
        <w:rPr/>
      </w:r>
      <w:commentRangeEnd w:id="13"/>
      <w:r>
        <w:commentReference w:id="13"/>
      </w:r>
      <w:r>
        <w:rPr/>
        <w:t xml:space="preserve"> by </w:t>
      </w:r>
      <w:r>
        <w:rPr>
          <w:i/>
        </w:rPr>
        <w:t>email</w:t>
      </w:r>
      <w:r>
        <w:rPr/>
        <w:t xml:space="preserve"> and by registered mail.</w:t>
      </w:r>
    </w:p>
    <w:p>
      <w:pPr>
        <w:pStyle w:val="Normal"/>
        <w:bidi w:val="0"/>
        <w:jc w:val="left"/>
        <w:rPr/>
      </w:pPr>
      <w:r>
        <w:rPr/>
        <w:t>Payment is due on</w:t>
      </w:r>
      <w:del w:id="19" w:author="Ana Lima" w:date="2026-09-01T03:51:00Z">
        <w:r>
          <w:rPr/>
          <w:delText xml:space="preserve"> receipt</w:delText>
        </w:r>
      </w:del>
      <w:commentRangeStart w:id="14"/>
      <w:r>
        <w:rPr/>
        <w:t xml:space="preserve"> of</w:t>
      </w:r>
      <w:r>
        <w:rPr/>
      </w:r>
      <w:commentRangeEnd w:id="14"/>
      <w:r>
        <w:commentReference w:id="14"/>
      </w:r>
      <w:r>
        <w:rPr/>
        <w:t xml:space="preserve"> a correct </w:t>
      </w:r>
      <w:r>
        <w:rPr>
          <w:i/>
        </w:rPr>
        <w:t>invoice</w:t>
      </w:r>
      <w:r>
        <w:rPr/>
        <w:t>.</w:t>
      </w:r>
      <w:r>
        <w:rPr/>
        <w:commentReference w:id="15"/>
      </w:r>
    </w:p>
    <w:p>
      <w:pPr>
        <w:pStyle w:val="Normal"/>
        <w:bidi w:val="0"/>
        <w:jc w:val="left"/>
        <w:rPr/>
      </w:pPr>
      <w:del w:id="20" w:author="Bo Chen" w:date="2026-09-01T04:12:00Z">
        <w:r>
          <w:rPr>
            <w:b/>
          </w:rPr>
          <w:delText>Each</w:delText>
        </w:r>
      </w:del>
      <w:r>
        <w:rPr/>
        <w:t xml:space="preserve"> party</w:t>
      </w:r>
      <w:del w:id="21" w:author="Ana Lima" w:date="2026-09-01T04:19:00Z">
        <w:r>
          <w:rPr/>
          <w:delText xml:space="preserve"> keeps</w:delText>
        </w:r>
      </w:del>
      <w:del w:id="22" w:author="Carla Duarte" w:date="2026-09-01T04:26:00Z">
        <w:r>
          <w:rPr/>
          <w:delText xml:space="preserve"> </w:delText>
        </w:r>
      </w:del>
      <w:del w:id="23" w:author="Carla Duarte" w:date="2026-09-01T04:26:00Z">
        <w:r>
          <w:rPr>
            <w:b/>
          </w:rPr>
          <w:delText>the</w:delText>
        </w:r>
      </w:del>
      <w:commentRangeStart w:id="16"/>
      <w:r>
        <w:rPr/>
        <w:t xml:space="preserve"> other</w:t>
      </w:r>
      <w:del w:id="24" w:author="Bo Chen" w:date="2026-09-01T04:33:00Z">
        <w:r>
          <w:rPr/>
          <w:delText xml:space="preserve"> party's</w:delText>
        </w:r>
      </w:del>
      <w:r>
        <w:rPr/>
      </w:r>
      <w:commentRangeEnd w:id="16"/>
      <w:r>
        <w:commentReference w:id="16"/>
      </w:r>
      <w:r>
        <w:rPr/>
        <w:t xml:space="preserve"> confidential information</w:t>
      </w:r>
      <w:del w:id="25" w:author="Bo Chen" w:date="2026-09-01T04:40:00Z">
        <w:r>
          <w:rPr/>
          <w:delText xml:space="preserve"> secret</w:delText>
        </w:r>
      </w:del>
      <w:r>
        <w:rPr/>
        <w:t>.</w:t>
      </w:r>
      <w:r>
        <w:rPr/>
        <w:commentReference w:id="17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" w:author="Carla Duarte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Carla Duarte" w:date="2026-09-01T01:1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3" w:author="Carla Duarte" w:date="2026-09-01T01:2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4" w:author="Dev Patel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5" w:author="Bo Chen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Ana Lima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7" w:author="Bo Chen" w:date="2026-09-01T02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8" w:author="Carla Duarte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9" w:author="Dev Patel" w:date="2026-09-01T02:3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0" w:author="Ana Lima" w:date="2026-09-01T02:4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11" w:author="Carla Duarte" w:date="2026-09-01T03:0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2" w:author="Bo Chen" w:date="2026-09-01T03:2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3" w:author="Carla Duarte" w:date="2026-09-01T03:4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14" w:author="Dev Patel" w:date="2026-09-01T03:5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5" w:author="Ana Lima" w:date="2026-09-01T04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6" w:author="Dev Patel" w:date="2026-09-01T04:4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17" w:author="Dev Patel" w:date="2026-09-01T04:5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