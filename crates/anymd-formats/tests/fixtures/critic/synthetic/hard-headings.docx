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 xml:space="preserve">Heading </w:t>
      </w:r>
      <w:ins w:id="0" w:author="Ana Lima" w:date="2026-10-01T00:05:00Z">
        <w:r>
          <w:rPr/>
          <w:t>with an insertion</w:t>
        </w:r>
      </w:ins>
    </w:p>
    <w:p>
      <w:pPr>
        <w:pStyle w:val="Normal"/>
        <w:bidi w:val="0"/>
        <w:jc w:val="left"/>
        <w:rPr/>
      </w:pPr>
      <w:r>
        <w:rPr/>
        <w:t>Body text.</w:t>
      </w:r>
    </w:p>
    <w:p>
      <w:pPr>
        <w:pStyle w:val="Heading2"/>
        <w:bidi w:val="0"/>
        <w:ind w:hanging="0" w:left="0"/>
        <w:jc w:val="left"/>
        <w:rPr/>
      </w:pPr>
      <w:del w:id="1" w:author="Bo Chen" w:date="2026-10-01T00:10:00Z">
        <w:r>
          <w:rPr/>
          <w:delText xml:space="preserve">Deleted </w:delText>
        </w:r>
      </w:del>
      <w:r>
        <w:rPr/>
        <w:t>Heading two</w:t>
      </w:r>
    </w:p>
    <w:p>
      <w:pPr>
        <w:pStyle w:val="Normal"/>
        <w:bidi w:val="0"/>
        <w:jc w:val="left"/>
        <w:rPr>
          <w:del w:id="2" w:author="Bo Chen" w:date="2026-10-01T00:15:00Z"/>
        </w:rPr>
      </w:pPr>
      <w:r>
        <w:rPr/>
        <w:t>More text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Heading joined to the text above</w:t>
      </w:r>
    </w:p>
    <w:p>
      <w:pPr>
        <w:pStyle w:val="Normal"/>
        <w:bidi w:val="0"/>
        <w:jc w:val="left"/>
        <w:rPr>
          <w:ins w:id="3" w:author="Ana Lima" w:date="2026-10-01T00:20:00Z"/>
        </w:rPr>
      </w:pPr>
      <w:r>
        <w:rPr/>
        <w:t>Text before an inserted heading.</w:t>
      </w:r>
    </w:p>
    <w:p>
      <w:pPr>
        <w:pStyle w:val="Heading2"/>
        <w:bidi w:val="0"/>
        <w:ind w:hanging="0" w:left="0"/>
        <w:jc w:val="left"/>
        <w:rPr>
          <w:ins w:id="5" w:author="Ana Lima" w:date="2026-10-01T00:20:00Z"/>
        </w:rPr>
      </w:pPr>
      <w:ins w:id="4" w:author="Ana Lima" w:date="2026-10-01T00:20:00Z">
        <w:r>
          <w:rPr/>
          <w:t>Inserted heading</w:t>
        </w:r>
      </w:ins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Text after it.</w:t>
      </w:r>
    </w:p>
    <w:p>
      <w:pPr>
        <w:pStyle w:val="Heading3"/>
        <w:bidi w:val="0"/>
        <w:spacing w:before="140" w:after="120"/>
        <w:ind w:hanging="0" w:left="0"/>
        <w:jc w:val="left"/>
        <w:rPr/>
      </w:pPr>
      <w:commentRangeStart w:id="0"/>
      <w:r>
        <w:rPr/>
        <w:t>Commented heading</w:t>
      </w:r>
      <w:commentRangeEnd w:id="0"/>
      <w:r>
        <w:commentReference w:id="0"/>
      </w: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arla Duarte" w:date="2026-10-01T00:2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Rename?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