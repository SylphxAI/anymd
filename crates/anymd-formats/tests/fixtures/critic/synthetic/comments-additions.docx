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Comments and additions</w:t>
      </w:r>
    </w:p>
    <w:p>
      <w:pPr>
        <w:pStyle w:val="Normal"/>
        <w:bidi w:val="0"/>
        <w:jc w:val="left"/>
        <w:rPr/>
      </w:pPr>
      <w:r>
        <w:rPr/>
        <w:t>Each</w:t>
      </w:r>
      <w:commentRangeStart w:id="0"/>
      <w:r>
        <w:rPr/>
        <w:t xml:space="preserve"> party</w:t>
      </w:r>
      <w:ins w:id="0" w:author="Ana Lima" w:date="2026-09-01T00:07:00Z">
        <w:r>
          <w:rPr/>
          <w:t xml:space="preserve"> unless agreed otherwise</w:t>
        </w:r>
      </w:ins>
      <w:r>
        <w:rPr/>
      </w:r>
      <w:commentRangeEnd w:id="0"/>
      <w:r>
        <w:commentReference w:id="0"/>
      </w:r>
      <w:r>
        <w:rPr/>
        <w:t xml:space="preserve"> keeps</w:t>
      </w:r>
      <w:ins w:id="1" w:author="Carla Duarte" w:date="2026-09-01T00:14:00Z">
        <w:r>
          <w:rPr/>
          <w:t xml:space="preserve"> in full</w:t>
        </w:r>
      </w:ins>
      <w:r>
        <w:rPr/>
        <w:t xml:space="preserve"> the other party's confidential information secret</w:t>
      </w:r>
      <w:ins w:id="2" w:author="Bo Chen" w:date="2026-09-01T00:21:00Z">
        <w:r>
          <w:rPr/>
          <w:t xml:space="preserve"> as reasonably required</w:t>
        </w:r>
      </w:ins>
      <w:r>
        <w:rPr/>
        <w:t>.</w:t>
      </w:r>
    </w:p>
    <w:p>
      <w:pPr>
        <w:pStyle w:val="Normal"/>
        <w:bidi w:val="0"/>
        <w:jc w:val="left"/>
        <w:rPr>
          <w:ins w:id="3" w:author="Ana Lima" w:date="2026-09-01T00:42:00Z"/>
        </w:rPr>
      </w:pPr>
      <w:r>
        <w:rPr/>
        <w:t>The supplier may subcontract only with the buyer's prior consent.</w:t>
      </w:r>
      <w:r>
        <w:rPr/>
        <w:commentReference w:id="1"/>
      </w:r>
    </w:p>
    <w:p>
      <w:pPr>
        <w:pStyle w:val="Normal"/>
        <w:bidi w:val="0"/>
        <w:jc w:val="left"/>
        <w:rPr/>
      </w:pPr>
      <w:ins w:id="4" w:author="Carla Duarte" w:date="2026-09-01T00:49:00Z">
        <w:r>
          <w:rPr/>
          <w:t>The warranty period is twelve months from delivery.</w:t>
        </w:r>
      </w:ins>
    </w:p>
    <w:p>
      <w:pPr>
        <w:pStyle w:val="Normal"/>
        <w:bidi w:val="0"/>
        <w:jc w:val="left"/>
        <w:rPr/>
      </w:pPr>
      <w:r>
        <w:rPr/>
        <w:t>The warranty period is twelve months from delivery.</w:t>
      </w:r>
    </w:p>
    <w:p>
      <w:pPr>
        <w:pStyle w:val="Normal"/>
        <w:bidi w:val="0"/>
        <w:jc w:val="left"/>
        <w:rPr/>
      </w:pPr>
      <w:r>
        <w:rPr/>
        <w:t>The warranty period is</w:t>
      </w:r>
      <w:commentRangeStart w:id="2"/>
      <w:r>
        <w:rPr/>
        <w:t xml:space="preserve"> </w:t>
      </w:r>
      <w:r>
        <w:rPr>
          <w:b/>
        </w:rPr>
        <w:t>twelve</w:t>
      </w:r>
      <w:ins w:id="5" w:author="Bo Chen" w:date="2026-09-01T00:56:00Z">
        <w:r>
          <w:rPr/>
          <w:t xml:space="preserve"> as reasonably required</w:t>
        </w:r>
      </w:ins>
      <w:r>
        <w:rPr/>
        <w:t xml:space="preserve"> months</w:t>
      </w:r>
      <w:r>
        <w:rPr/>
      </w:r>
      <w:commentRangeEnd w:id="2"/>
      <w:r>
        <w:commentReference w:id="2"/>
      </w:r>
      <w:r>
        <w:rPr/>
        <w:t xml:space="preserve"> from delivery.</w:t>
      </w:r>
    </w:p>
    <w:p>
      <w:pPr>
        <w:pStyle w:val="Normal"/>
        <w:bidi w:val="0"/>
        <w:jc w:val="left"/>
        <w:rPr/>
      </w:pPr>
      <w:r>
        <w:rPr/>
        <w:t>Payment</w:t>
      </w:r>
      <w:ins w:id="6" w:author="Dev Patel" w:date="2026-09-01T01:10:00Z">
        <w:r>
          <w:rPr/>
          <w:t xml:space="preserve"> without undue delay</w:t>
        </w:r>
      </w:ins>
      <w:commentRangeStart w:id="3"/>
      <w:r>
        <w:rPr/>
        <w:t xml:space="preserve"> is due on receipt</w:t>
      </w:r>
      <w:r>
        <w:rPr/>
      </w:r>
      <w:commentRangeEnd w:id="3"/>
      <w:r>
        <w:commentReference w:id="3"/>
      </w:r>
      <w:r>
        <w:rPr/>
        <w:t xml:space="preserve"> of a correct invoice</w:t>
      </w:r>
      <w:ins w:id="7" w:author="Dev Patel" w:date="2026-09-01T01:17:00Z">
        <w:r>
          <w:rPr/>
          <w:t xml:space="preserve"> without undue delay</w:t>
        </w:r>
      </w:ins>
      <w:r>
        <w:rPr/>
        <w:t>.</w:t>
      </w:r>
    </w:p>
    <w:p>
      <w:pPr>
        <w:pStyle w:val="Normal"/>
        <w:bidi w:val="0"/>
        <w:jc w:val="left"/>
        <w:rPr/>
      </w:pPr>
      <w:r>
        <w:rPr/>
        <w:t>The supplier shall deliver the goods within thirty days of</w:t>
      </w:r>
      <w:commentRangeStart w:id="4"/>
      <w:r>
        <w:rPr/>
        <w:t xml:space="preserve"> the </w:t>
      </w:r>
      <w:r>
        <w:rPr>
          <w:b/>
        </w:rPr>
        <w:t>order</w:t>
      </w:r>
      <w:ins w:id="8" w:author="Ana Lima" w:date="2026-09-01T01:31:00Z">
        <w:r>
          <w:rPr/>
          <w:t xml:space="preserve"> promptly</w:t>
        </w:r>
      </w:ins>
      <w:r>
        <w:rPr/>
        <w:t>.</w:t>
      </w:r>
      <w:commentRangeEnd w:id="4"/>
      <w:r>
        <w:commentReference w:id="4"/>
      </w:r>
      <w:r>
        <w:rPr/>
      </w:r>
    </w:p>
    <w:p>
      <w:pPr>
        <w:pStyle w:val="Normal"/>
        <w:bidi w:val="0"/>
        <w:jc w:val="left"/>
        <w:rPr>
          <w:ins w:id="9" w:author="Ana Lima" w:date="2026-09-01T01:45:00Z"/>
        </w:rPr>
      </w:pPr>
      <w:r>
        <w:rPr/>
        <w:t>Late payments carry interest at the statutory rate.</w:t>
      </w:r>
    </w:p>
    <w:p>
      <w:pPr>
        <w:pStyle w:val="Normal"/>
        <w:bidi w:val="0"/>
        <w:jc w:val="left"/>
        <w:rPr/>
      </w:pPr>
      <w:ins w:id="10" w:author="Carla Duarte" w:date="2026-09-01T01:52:00Z">
        <w:r>
          <w:rPr/>
          <w:t>Disputes go first to mediation and then to the courts of Manhattan.</w:t>
        </w:r>
      </w:ins>
    </w:p>
    <w:p>
      <w:pPr>
        <w:pStyle w:val="Normal"/>
        <w:bidi w:val="0"/>
        <w:jc w:val="left"/>
        <w:rPr/>
      </w:pPr>
      <w:r>
        <w:rPr/>
        <w:t>Each party</w:t>
      </w:r>
      <w:commentRangeStart w:id="5"/>
      <w:r>
        <w:rPr/>
        <w:t xml:space="preserve"> keeps</w:t>
      </w:r>
      <w:r>
        <w:rPr/>
      </w:r>
      <w:commentRangeEnd w:id="5"/>
      <w:r>
        <w:commentReference w:id="5"/>
      </w:r>
      <w:r>
        <w:rPr/>
        <w:t xml:space="preserve"> the other party's</w:t>
      </w:r>
      <w:ins w:id="11" w:author="Bo Chen" w:date="2026-09-01T01:59:00Z">
        <w:r>
          <w:rPr/>
          <w:t xml:space="preserve"> at its own cost</w:t>
        </w:r>
      </w:ins>
      <w:r>
        <w:rPr/>
        <w:t xml:space="preserve"> confidential information secret.</w:t>
      </w:r>
      <w:r>
        <w:rPr/>
        <w:commentReference w:id="6"/>
      </w:r>
    </w:p>
    <w:p>
      <w:pPr>
        <w:pStyle w:val="Normal"/>
        <w:bidi w:val="0"/>
        <w:jc w:val="left"/>
        <w:rPr/>
      </w:pPr>
      <w:r>
        <w:rPr/>
        <w:t xml:space="preserve">Either party </w:t>
      </w:r>
      <w:r>
        <w:rPr>
          <w:i/>
        </w:rPr>
        <w:t>may</w:t>
      </w:r>
      <w:r>
        <w:rPr/>
        <w:t xml:space="preserve"> end </w:t>
      </w:r>
      <w:r>
        <w:rPr>
          <w:i/>
        </w:rPr>
        <w:t>this</w:t>
      </w:r>
      <w:r>
        <w:rPr/>
        <w:t xml:space="preserve"> agreement with ninety</w:t>
      </w:r>
      <w:ins w:id="12" w:author="Dev Patel" w:date="2026-09-01T02:20:00Z">
        <w:r>
          <w:rPr/>
          <w:t xml:space="preserve"> promptly</w:t>
        </w:r>
      </w:ins>
      <w:r>
        <w:rPr/>
        <w:t xml:space="preserve"> days</w:t>
      </w:r>
      <w:commentRangeStart w:id="7"/>
      <w:r>
        <w:rPr/>
        <w:t xml:space="preserve"> written</w:t>
      </w:r>
      <w:r>
        <w:rPr/>
      </w:r>
      <w:commentRangeEnd w:id="7"/>
      <w:r>
        <w:commentReference w:id="7"/>
      </w:r>
      <w:r>
        <w:rPr/>
        <w:t xml:space="preserve"> notice.</w:t>
      </w:r>
      <w:r>
        <w:rPr/>
        <w:commentReference w:id="8"/>
      </w:r>
    </w:p>
    <w:p>
      <w:pPr>
        <w:pStyle w:val="Normal"/>
        <w:bidi w:val="0"/>
        <w:jc w:val="left"/>
        <w:rPr>
          <w:ins w:id="14" w:author="Dev Patel" w:date="2026-09-01T02:48:00Z"/>
        </w:rPr>
      </w:pPr>
      <w:r>
        <w:rPr/>
        <w:t xml:space="preserve">The price includes packaging but </w:t>
      </w:r>
      <w:r>
        <w:rPr>
          <w:b/>
        </w:rPr>
        <w:t>excludes</w:t>
      </w:r>
      <w:r>
        <w:rPr/>
        <w:t xml:space="preserve"> shipping</w:t>
      </w:r>
      <w:ins w:id="13" w:author="Dev Patel" w:date="2026-09-01T02:41:00Z">
        <w:r>
          <w:rPr/>
          <w:t xml:space="preserve"> in good faith</w:t>
        </w:r>
      </w:ins>
      <w:r>
        <w:rPr/>
        <w:t xml:space="preserve"> and taxes.</w:t>
      </w:r>
    </w:p>
    <w:p>
      <w:pPr>
        <w:pStyle w:val="Normal"/>
        <w:bidi w:val="0"/>
        <w:jc w:val="left"/>
        <w:rPr/>
      </w:pPr>
      <w:ins w:id="15" w:author="Ana Lima" w:date="2026-09-01T02:55:00Z">
        <w:r>
          <w:rPr/>
          <w:t>Disputes go first to mediation and then to the courts of Manhattan.</w:t>
        </w:r>
      </w:ins>
    </w:p>
    <w:p>
      <w:pPr>
        <w:pStyle w:val="Normal"/>
        <w:bidi w:val="0"/>
        <w:jc w:val="left"/>
        <w:rPr/>
      </w:pPr>
      <w:r>
        <w:rPr/>
        <w:t>Disputes</w:t>
      </w:r>
      <w:ins w:id="16" w:author="Carla Duarte" w:date="2026-09-01T03:02:00Z">
        <w:r>
          <w:rPr/>
          <w:t xml:space="preserve"> on a business day</w:t>
        </w:r>
      </w:ins>
      <w:r>
        <w:rPr/>
        <w:t xml:space="preserve"> go first to mediation</w:t>
      </w:r>
      <w:commentRangeStart w:id="9"/>
      <w:r>
        <w:rPr/>
        <w:t xml:space="preserve"> and then</w:t>
      </w:r>
      <w:r>
        <w:rPr/>
      </w:r>
      <w:commentRangeEnd w:id="9"/>
      <w:r>
        <w:commentReference w:id="9"/>
      </w:r>
      <w:r>
        <w:rPr/>
        <w:t xml:space="preserve"> </w:t>
      </w:r>
      <w:r>
        <w:rPr>
          <w:i/>
        </w:rPr>
        <w:t>to</w:t>
      </w:r>
      <w:r>
        <w:rPr/>
        <w:t xml:space="preserve"> the courts of Manhattan.</w:t>
      </w:r>
    </w:p>
    <w:p>
      <w:pPr>
        <w:pStyle w:val="Normal"/>
        <w:bidi w:val="0"/>
        <w:jc w:val="left"/>
        <w:rPr/>
      </w:pPr>
      <w:r>
        <w:rPr/>
        <w:t>The supplier keeps title to the goods until</w:t>
      </w:r>
      <w:ins w:id="17" w:author="Ana Lima" w:date="2026-09-01T03:16:00Z">
        <w:r>
          <w:rPr/>
          <w:t xml:space="preserve"> as reasonably required</w:t>
        </w:r>
      </w:ins>
      <w:r>
        <w:rPr/>
        <w:t xml:space="preserve"> they are paid in full.</w:t>
      </w:r>
    </w:p>
    <w:p>
      <w:pPr>
        <w:pStyle w:val="Normal"/>
        <w:bidi w:val="0"/>
        <w:jc w:val="left"/>
        <w:rPr/>
      </w:pPr>
      <w:r>
        <w:rPr/>
        <w:t>The supplier keeps</w:t>
      </w:r>
      <w:ins w:id="18" w:author="Ana Lima" w:date="2026-09-01T03:23:00Z">
        <w:r>
          <w:rPr/>
          <w:t xml:space="preserve"> in good faith</w:t>
        </w:r>
      </w:ins>
      <w:r>
        <w:rPr/>
        <w:t xml:space="preserve"> title</w:t>
      </w:r>
      <w:ins w:id="19" w:author="Bo Chen" w:date="2026-09-01T03:30:00Z">
        <w:r>
          <w:rPr/>
          <w:t xml:space="preserve"> unless agreed otherwise</w:t>
        </w:r>
      </w:ins>
      <w:r>
        <w:rPr/>
        <w:t xml:space="preserve"> to the goods until they are</w:t>
      </w:r>
      <w:commentRangeStart w:id="10"/>
      <w:r>
        <w:rPr/>
        <w:t xml:space="preserve"> paid</w:t>
      </w:r>
      <w:r>
        <w:rPr/>
      </w:r>
      <w:commentRangeEnd w:id="10"/>
      <w:r>
        <w:commentReference w:id="10"/>
      </w:r>
      <w:r>
        <w:rPr/>
        <w:t xml:space="preserve"> in </w:t>
      </w:r>
      <w:r>
        <w:rPr>
          <w:b/>
        </w:rPr>
        <w:t>full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Any change to this agreement must</w:t>
      </w:r>
      <w:commentRangeStart w:id="11"/>
      <w:r>
        <w:rPr/>
        <w:t xml:space="preserve"> be</w:t>
      </w:r>
      <w:ins w:id="20" w:author="Ana Lima" w:date="2026-09-01T03:44:00Z">
        <w:r>
          <w:rPr/>
          <w:t xml:space="preserve"> in full</w:t>
        </w:r>
      </w:ins>
      <w:r>
        <w:rPr/>
        <w:t xml:space="preserve"> in writing</w:t>
      </w:r>
      <w:r>
        <w:rPr/>
      </w:r>
      <w:commentRangeEnd w:id="11"/>
      <w:r>
        <w:commentReference w:id="11"/>
      </w:r>
      <w:r>
        <w:rPr/>
        <w:t xml:space="preserve"> and</w:t>
      </w:r>
      <w:ins w:id="21" w:author="Ana Lima" w:date="2026-09-01T03:51:00Z">
        <w:r>
          <w:rPr/>
          <w:t xml:space="preserve"> in good faith</w:t>
        </w:r>
      </w:ins>
      <w:r>
        <w:rPr/>
        <w:t xml:space="preserve"> signed by both parties.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09-01T00:2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" w:author="Dev Patel" w:date="2026-09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2" w:author="Bo Chen" w:date="2026-09-01T01:0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3" w:author="Dev Patel" w:date="2026-09-01T01:2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4" w:author="Ana Lima" w:date="2026-09-01T01:3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5" w:author="Bo Chen" w:date="2026-09-01T02:0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6" w:author="Dev Patel" w:date="2026-09-01T02:1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7" w:author="Ana Lima" w:date="2026-09-01T02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8" w:author="Bo Chen" w:date="2026-09-01T02:3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9" w:author="Bo Chen" w:date="2026-09-01T03:0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0" w:author="Carla Duarte" w:date="2026-09-01T03:3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1" w:author="Dev Patel" w:date="2026-09-01T03:5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