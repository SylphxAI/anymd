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Formatting</w:t>
      </w:r>
    </w:p>
    <w:p>
      <w:pPr>
        <w:pStyle w:val="Normal"/>
        <w:bidi w:val="0"/>
        <w:jc w:val="left"/>
        <w:rPr/>
      </w:pPr>
      <w:r>
        <w:rPr/>
        <w:t xml:space="preserve">Bold inserted: </w:t>
      </w:r>
      <w:ins w:id="0" w:author="Ana Lima" w:date="2026-10-01T00:05:00Z">
        <w:r>
          <w:rPr>
            <w:b/>
          </w:rPr>
          <w:t>strong</w:t>
        </w:r>
      </w:ins>
      <w:ins w:id="1" w:author="Ana Lima" w:date="2026-10-01T00:05:00Z">
        <w:r>
          <w:rPr/>
          <w:t xml:space="preserve"> and </w:t>
        </w:r>
      </w:ins>
      <w:ins w:id="2" w:author="Ana Lima" w:date="2026-10-01T00:05:00Z">
        <w:r>
          <w:rPr>
            <w:i/>
          </w:rPr>
          <w:t>slanted</w:t>
        </w:r>
      </w:ins>
      <w:r>
        <w:rPr/>
        <w:t xml:space="preserve"> text.</w:t>
      </w:r>
    </w:p>
    <w:p>
      <w:pPr>
        <w:pStyle w:val="Normal"/>
        <w:bidi w:val="0"/>
        <w:jc w:val="left"/>
        <w:rPr/>
      </w:pPr>
      <w:r>
        <w:rPr/>
        <w:t xml:space="preserve">Deleted bold: </w:t>
      </w:r>
      <w:del w:id="3" w:author="Bo Chen" w:date="2026-10-01T00:10:00Z">
        <w:r>
          <w:rPr/>
          <w:delText>heavy</w:delText>
        </w:r>
      </w:del>
      <w:r>
        <w:rPr/>
        <w:t xml:space="preserve"> text.</w:t>
      </w:r>
    </w:p>
    <w:p>
      <w:pPr>
        <w:pStyle w:val="Normal"/>
        <w:bidi w:val="0"/>
        <w:jc w:val="left"/>
        <w:rPr/>
      </w:pPr>
      <w:r>
        <w:rPr/>
        <w:t>Mid-word: con</w:t>
      </w:r>
      <w:ins w:id="4" w:author="Ana Lima" w:date="2026-10-01T00:15:00Z">
        <w:r>
          <w:rPr>
            <w:b/>
          </w:rPr>
          <w:t>tract</w:t>
        </w:r>
      </w:ins>
      <w:r>
        <w:rPr/>
        <w:t>ual and wo</w:t>
      </w:r>
      <w:del w:id="5" w:author="Bo Chen" w:date="2026-10-01T00:20:00Z">
        <w:r>
          <w:rPr/>
          <w:delText>rd</w:delText>
        </w:r>
      </w:del>
      <w:r>
        <w:rPr/>
        <w:t>s.</w:t>
      </w:r>
    </w:p>
    <w:p>
      <w:pPr>
        <w:pStyle w:val="Normal"/>
        <w:bidi w:val="0"/>
        <w:jc w:val="left"/>
        <w:rPr/>
      </w:pPr>
      <w:r>
        <w:rPr/>
        <w:t xml:space="preserve">Formatting change only: </w:t>
      </w:r>
      <w:r>
        <w:rPr>
          <w:b/>
          <w:rPrChange w:id="0" w:author="Ana Lima" w:date="2026-10-01T00:25:00Z"/>
        </w:rPr>
        <w:t>now bold</w:t>
      </w:r>
      <w:r>
        <w:rPr/>
        <w:t xml:space="preserve"> and </w:t>
      </w:r>
      <w:r>
        <w:rPr>
          <w:i/>
          <w:rPrChange w:id="0" w:author="Carla Duarte" w:date="2026-10-01T00:30:00Z"/>
        </w:rPr>
        <w:t>now italic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Bold </w:t>
      </w:r>
      <w:r>
        <w:rPr>
          <w:b/>
        </w:rPr>
        <w:t xml:space="preserve">around </w:t>
      </w:r>
      <w:ins w:id="8" w:author="Ana Lima" w:date="2026-10-01T00:35:00Z">
        <w:r>
          <w:rPr>
            <w:b/>
          </w:rPr>
          <w:t>an insertion</w:t>
        </w:r>
      </w:ins>
      <w:r>
        <w:rPr>
          <w:b/>
        </w:rPr>
        <w:t xml:space="preserve"> inside</w:t>
      </w:r>
      <w:r>
        <w:rPr/>
        <w:t xml:space="preserve"> end.</w:t>
      </w:r>
    </w:p>
    <w:p>
      <w:pPr>
        <w:pStyle w:val="Normal"/>
        <w:bidi w:val="0"/>
        <w:jc w:val="left"/>
        <w:rPr>
          <w:i/>
        </w:rPr>
      </w:pPr>
      <w:r>
        <w:rPr>
          <w:i/>
        </w:rPr>
        <w:t xml:space="preserve">Italic paragraph with a </w:t>
      </w:r>
      <w:del w:id="9" w:author="Bo Chen" w:date="2026-10-01T00:40:00Z">
        <w:r>
          <w:rPr>
            <w:i/>
          </w:rPr>
          <w:delText>deleted</w:delText>
        </w:r>
      </w:del>
      <w:r>
        <w:rPr>
          <w:i/>
        </w:rPr>
        <w:t xml:space="preserve"> word.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