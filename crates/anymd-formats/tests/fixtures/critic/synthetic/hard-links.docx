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Links</w:t>
      </w:r>
    </w:p>
    <w:p>
      <w:pPr>
        <w:pStyle w:val="Normal"/>
        <w:bidi w:val="0"/>
        <w:jc w:val="left"/>
        <w:rPr/>
      </w:pPr>
      <w:r>
        <w:rPr/>
        <w:t xml:space="preserve">See </w:t>
      </w:r>
      <w:hyperlink r:id="rId2">
        <w:r>
          <w:rPr>
            <w:rStyle w:val="Hyperlink"/>
          </w:rPr>
          <w:t xml:space="preserve">the </w:t>
        </w:r>
        <w:ins w:id="0" w:author="Ana Lima" w:date="2026-10-01T00:05:00Z">
          <w:r>
            <w:rPr>
              <w:rStyle w:val="Hyperlink"/>
            </w:rPr>
            <w:t xml:space="preserve">new </w:t>
          </w:r>
        </w:ins>
        <w:r>
          <w:rPr>
            <w:rStyle w:val="Hyperlink"/>
          </w:rPr>
          <w:t>page</w:t>
        </w:r>
      </w:hyperlink>
      <w:r>
        <w:rPr/>
        <w:t xml:space="preserve"> for details.</w:t>
      </w:r>
    </w:p>
    <w:p>
      <w:pPr>
        <w:pStyle w:val="Normal"/>
        <w:bidi w:val="0"/>
        <w:jc w:val="left"/>
        <w:rPr/>
      </w:pPr>
      <w:r>
        <w:rPr/>
        <w:t xml:space="preserve">An inserted link: </w:t>
      </w:r>
      <w:hyperlink r:id="rId3">
        <w:ins w:id="1" w:author="Ana Lima" w:date="2026-10-01T00:10:00Z">
          <w:r>
            <w:rPr>
              <w:rStyle w:val="Hyperlink"/>
            </w:rPr>
            <w:t>fresh link</w:t>
          </w:r>
        </w:ins>
      </w:hyperlink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A deleted link: </w:t>
      </w:r>
      <w:del w:id="2" w:author="Bo Chen" w:date="2026-10-01T00:15:00Z">
        <w:r>
          <w:rPr/>
          <w:delText>old link</w:delText>
        </w:r>
      </w:del>
      <w:hyperlink r:id="rId4">
        <w:r>
          <w:rPr>
            <w:rStyle w:val="Hyperlink"/>
          </w:rPr>
          <w:t>kept link</w:t>
        </w:r>
      </w:hyperlink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A link whose text is replaced: </w:t>
      </w:r>
      <w:del w:id="3" w:author="Bo Chen" w:date="2026-10-01T00:20:00Z">
        <w:r>
          <w:rPr/>
          <w:delText>before</w:delText>
        </w:r>
      </w:del>
      <w:hyperlink r:id="rId5">
        <w:ins w:id="4" w:author="Carla Duarte" w:date="2026-10-01T00:25:00Z">
          <w:r>
            <w:rPr>
              <w:rStyle w:val="Hyperlink"/>
            </w:rPr>
            <w:t>after</w:t>
          </w:r>
        </w:ins>
      </w:hyperlink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A comment on </w:t>
      </w:r>
      <w:hyperlink r:id="rId6">
        <w:commentRangeStart w:id="0"/>
        <w:r>
          <w:rPr>
            <w:rStyle w:val="Hyperlink"/>
          </w:rPr>
          <w:t>a link</w:t>
        </w:r>
        <w:r>
          <w:rPr/>
        </w:r>
      </w:hyperlink>
      <w:commentRangeEnd w:id="0"/>
      <w:r>
        <w:commentReference w:id="0"/>
      </w:r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3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the right URL?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a" TargetMode="External"/><Relationship Id="rId3" Type="http://schemas.openxmlformats.org/officeDocument/2006/relationships/hyperlink" Target="https://example.com/b" TargetMode="External"/><Relationship Id="rId4" Type="http://schemas.openxmlformats.org/officeDocument/2006/relationships/hyperlink" Target="https://example.com/c" TargetMode="External"/><Relationship Id="rId5" Type="http://schemas.openxmlformats.org/officeDocument/2006/relationships/hyperlink" Target="https://example.com/d" TargetMode="External"/><Relationship Id="rId6" Type="http://schemas.openxmlformats.org/officeDocument/2006/relationships/hyperlink" Target="https://example.com/e" TargetMode="Externa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