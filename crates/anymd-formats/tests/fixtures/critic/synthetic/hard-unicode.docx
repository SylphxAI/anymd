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Unicode everywhere</w:t>
      </w:r>
    </w:p>
    <w:p>
      <w:pPr>
        <w:pStyle w:val="Normal"/>
        <w:bidi w:val="0"/>
        <w:jc w:val="left"/>
        <w:rPr/>
      </w:pPr>
      <w:r>
        <w:rPr/>
        <w:t>中文</w:t>
      </w:r>
      <w:ins w:id="0" w:author="Ana Lima" w:date="2026-10-01T00:05:00Z">
        <w:r>
          <w:rPr/>
          <w:t>插入的文字</w:t>
        </w:r>
      </w:ins>
      <w:r>
        <w:rPr/>
        <w:t>和</w:t>
      </w:r>
      <w:del w:id="1" w:author="Bo Chen" w:date="2026-10-01T00:10:00Z">
        <w:r>
          <w:rPr/>
          <w:delText>删除的文字</w:delText>
        </w:r>
      </w:del>
      <w:r>
        <w:rPr/>
        <w:t>。日本語</w:t>
      </w:r>
      <w:commentRangeStart w:id="0"/>
      <w:r>
        <w:rPr/>
        <w:t>のコメント</w:t>
      </w:r>
      <w:r>
        <w:rPr/>
      </w:r>
      <w:commentRangeEnd w:id="0"/>
      <w:r>
        <w:commentReference w:id="0"/>
      </w:r>
      <w:r>
        <w:rPr/>
        <w:t>です。</w:t>
      </w:r>
    </w:p>
    <w:p>
      <w:pPr>
        <w:pStyle w:val="Normal"/>
        <w:bidi w:val="0"/>
        <w:jc w:val="left"/>
        <w:rPr/>
      </w:pPr>
      <w:r>
        <w:rPr>
          <w:rtl w:val="true"/>
        </w:rPr>
        <w:t xml:space="preserve">עברית </w:t>
      </w:r>
      <w:ins w:id="2" w:author="Ana Lima" w:date="2026-10-01T00:20:00Z">
        <w:r>
          <w:rPr>
            <w:rtl w:val="true"/>
          </w:rPr>
          <w:t>טקסט חדש</w:t>
        </w:r>
      </w:ins>
      <w:r>
        <w:rPr>
          <w:rtl w:val="true"/>
        </w:rPr>
        <w:t xml:space="preserve"> ו</w:t>
      </w:r>
      <w:del w:id="3" w:author="Bo Chen" w:date="2026-10-01T00:25:00Z">
        <w:r>
          <w:rPr>
            <w:rtl w:val="true"/>
          </w:rPr>
          <w:delText>טקסט ישן</w:delText>
        </w:r>
      </w:del>
      <w:r>
        <w:rPr>
          <w:rtl w:val="true"/>
        </w:rPr>
        <w:t xml:space="preserve">. </w:t>
      </w:r>
      <w:r>
        <w:rPr>
          <w:rtl w:val="true"/>
        </w:rPr>
        <w:t xml:space="preserve">العربية </w:t>
      </w:r>
      <w:commentRangeStart w:id="1"/>
      <w:r>
        <w:rPr>
          <w:rtl w:val="true"/>
        </w:rPr>
        <w:t>نص</w:t>
      </w:r>
      <w:r>
        <w:rPr/>
      </w:r>
      <w:commentRangeEnd w:id="1"/>
      <w:r>
        <w:commentReference w:id="1"/>
      </w:r>
      <w:r>
        <w:rPr/>
        <w:t>.</w:t>
      </w:r>
    </w:p>
    <w:p>
      <w:pPr>
        <w:pStyle w:val="Normal"/>
        <w:bidi w:val="0"/>
        <w:jc w:val="left"/>
        <w:rPr/>
      </w:pPr>
      <w:r>
        <w:rPr/>
        <w:t xml:space="preserve">Emoji 👍🏽 </w:t>
      </w:r>
      <w:ins w:id="4" w:author="Ana Lima" w:date="2026-10-01T00:35:00Z">
        <w:r>
          <w:rPr/>
          <w:t>🚀 launch 🎉</w:t>
        </w:r>
      </w:ins>
      <w:r>
        <w:rPr/>
        <w:t xml:space="preserve"> and </w:t>
      </w:r>
      <w:del w:id="5" w:author="Bo Chen" w:date="2026-10-01T00:40:00Z">
        <w:r>
          <w:rPr/>
          <w:delText>👨‍👩‍👧 family</w:delText>
        </w:r>
      </w:del>
      <w:r>
        <w:rPr/>
        <w:t xml:space="preserve"> done.</w:t>
      </w:r>
    </w:p>
    <w:p>
      <w:pPr>
        <w:pStyle w:val="Normal"/>
        <w:bidi w:val="0"/>
        <w:jc w:val="left"/>
        <w:rPr/>
      </w:pPr>
      <w:r>
        <w:rPr/>
        <w:t xml:space="preserve">Combining: é </w:t>
      </w:r>
      <w:ins w:id="6" w:author="Ana Lima" w:date="2026-10-01T00:45:00Z">
        <w:r>
          <w:rPr/>
          <w:t>ño</w:t>
        </w:r>
      </w:ins>
      <w:r>
        <w:rPr/>
        <w:t xml:space="preserve"> and non breaking</w:t>
      </w:r>
      <w:del w:id="7" w:author="Bo Chen" w:date="2026-10-01T00:50:00Z">
        <w:r>
          <w:rPr/>
          <w:delText> space</w:delText>
        </w:r>
      </w:del>
      <w:r>
        <w:rPr/>
        <w:t>.</w:t>
      </w:r>
    </w:p>
    <w:p>
      <w:pPr>
        <w:pStyle w:val="Normal"/>
        <w:bidi w:val="0"/>
        <w:jc w:val="left"/>
        <w:rPr/>
      </w:pPr>
      <w:r>
        <w:rPr/>
        <w:t>Tabs</w:t>
        <w:tab/>
      </w:r>
      <w:ins w:id="8" w:author="Ana Lima" w:date="2026-10-01T00:55:00Z">
        <w:r>
          <w:rPr/>
          <w:t>inside</w:t>
          <w:tab/>
          <w:t>an insertion</w:t>
        </w:r>
      </w:ins>
      <w:r>
        <w:rPr/>
        <w:tab/>
        <w:t>end.</w:t>
      </w:r>
    </w:p>
    <w:p>
      <w:pPr>
        <w:pStyle w:val="Normal"/>
        <w:bidi w:val="0"/>
        <w:jc w:val="left"/>
        <w:rPr/>
      </w:pPr>
      <w:r>
        <w:rPr/>
        <w:t>A line</w:t>
      </w:r>
      <w:ins w:id="9" w:author="Ana Lima" w:date="2026-10-01T01:00:00Z">
        <w:r>
          <w:rPr/>
          <w:br/>
          <w:t>break inserted</w:t>
        </w:r>
      </w:ins>
      <w:r>
        <w:rPr/>
        <w:t xml:space="preserve"> and one</w:t>
      </w:r>
      <w:del w:id="10" w:author="Bo Chen" w:date="2026-10-01T01:05:00Z">
        <w:r>
          <w:rPr/>
          <w:delText>deleted</w:delText>
        </w:r>
      </w:del>
      <w:r>
        <w:rPr/>
        <w:t>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Carla Duarte" w:date="2026-10-01T00:15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sz w:val="24"/>
          <w:lang w:val="en-US" w:eastAsia="en-US" w:bidi="en-US"/>
        </w:rPr>
        <w:t>コメント本文</w:t>
      </w:r>
    </w:p>
  </w:comment>
  <w:comment w:id="1" w:author="Carla Duarte" w:date="2026-10-01T00:30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sz w:val="24"/>
          <w:lang w:val="en-US" w:eastAsia="en-US" w:bidi="en-US"/>
        </w:rPr>
        <w:t>تعليق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