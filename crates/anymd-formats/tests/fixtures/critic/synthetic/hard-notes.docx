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>A claim</w:t>
      </w:r>
      <w:r>
        <w:rPr>
          <w:rStyle w:val="FootnoteReference"/>
        </w:rPr>
        <w:footnoteReference w:id="2"/>
      </w:r>
      <w:r>
        <w:rPr/>
        <w:t xml:space="preserve"> stands.</w:t>
      </w:r>
    </w:p>
    <w:p>
      <w:pPr>
        <w:pStyle w:val="Normal"/>
        <w:bidi w:val="0"/>
        <w:jc w:val="left"/>
        <w:rPr/>
      </w:pPr>
      <w:r>
        <w:rPr/>
        <w:t>An inserted note reference</w:t>
      </w:r>
      <w:ins w:id="0" w:author="Ana Lima" w:date="2026-10-01T00:15:00Z">
        <w:r>
          <w:rPr>
            <w:rStyle w:val="FootnoteReference"/>
          </w:rPr>
          <w:footnoteReference w:id="3"/>
        </w:r>
      </w:ins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A deleted sentence with a note</w:t>
      </w:r>
      <w:del w:id="1" w:author="Bo Chen" w:date="2026-10-01T00:20:00Z">
        <w:r>
          <w:rPr/>
          <w:delText xml:space="preserve"> goes away</w:delText>
        </w:r>
      </w:del>
      <w:r>
        <w:rPr>
          <w:rStyle w:val="FootnoteReference"/>
        </w:rPr>
        <w:footnoteReference w:id="4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 endnote</w:t>
      </w:r>
      <w:r>
        <w:rPr>
          <w:rStyle w:val="EndnoteReference"/>
        </w:rPr>
        <w:endnoteReference w:id="2"/>
      </w:r>
      <w:r>
        <w:rPr/>
        <w:t xml:space="preserve"> too.</w:t>
      </w:r>
    </w:p>
    <w:p>
      <w:pPr>
        <w:pStyle w:val="Normal"/>
        <w:bidi w:val="0"/>
        <w:jc w:val="left"/>
        <w:rPr/>
      </w:pPr>
      <w:r>
        <w:rPr/>
        <w:t xml:space="preserve">Comment </w:t>
      </w:r>
      <w:commentRangeStart w:id="0"/>
      <w:r>
        <w:rPr/>
        <w:t>around a note</w:t>
      </w:r>
      <w:r>
        <w:rPr>
          <w:rStyle w:val="FootnoteReference"/>
        </w:rPr>
        <w:footnoteReference w:id="5"/>
      </w:r>
      <w:r>
        <w:rPr/>
      </w:r>
      <w:commentRangeEnd w:id="0"/>
      <w:r>
        <w:commentReference w:id="0"/>
      </w:r>
      <w:r>
        <w:rPr/>
        <w:t>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Covers a note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 xml:space="preserve">End </w:t>
      </w:r>
      <w:r>
        <w:rPr/>
        <w:t>note</w:t>
      </w:r>
      <w:r>
        <w:rPr/>
      </w:r>
      <w:r>
        <w:rPr/>
        <w:t xml:space="preserve"> text.</w:t>
      </w:r>
    </w:p>
    <w:p>
      <w:pPr>
        <w:pStyle w:val="EndnoteText"/>
        <w:suppressLineNumbers/>
        <w:bidi w:val="0"/>
        <w:ind w:hanging="340" w:left="340"/>
        <w:jc w:val="left"/>
        <w:rPr>
          <w:del w:id="4" w:author="Bo Chen" w:date="2026-10-01T00:30:00Z"/>
        </w:rPr>
      </w:pPr>
      <w:r>
        <w:rPr/>
        <w:t>Second paragraph</w:t>
      </w:r>
    </w:p>
    <w:p>
      <w:pPr>
        <w:pStyle w:val="EndnoteText"/>
        <w:bidi w:val="0"/>
        <w:jc w:val="left"/>
        <w:rPr/>
      </w:pPr>
      <w:r>
        <w:rPr/>
        <w:t xml:space="preserve"> </w:t>
      </w:r>
      <w:r>
        <w:rPr/>
        <w:t>joined.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 xml:space="preserve">Source </w:t>
      </w:r>
      <w:ins w:id="2" w:author="Ana Lima" w:date="2026-10-01T00:05:00Z">
        <w:r>
          <w:rPr/>
          <w:t xml:space="preserve">updated </w:t>
        </w:r>
      </w:ins>
      <w:r>
        <w:rPr/>
        <w:t>2024</w:t>
      </w:r>
      <w:del w:id="3" w:author="Bo Chen" w:date="2026-10-01T00:10:00Z">
        <w:r>
          <w:rPr/>
          <w:delText>, page 4</w:delText>
        </w:r>
      </w:del>
      <w:r>
        <w:rPr/>
        <w:t>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Added later.</w:t>
      </w:r>
    </w:p>
  </w:footnote>
  <w:footnote w:id="4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Still here.</w:t>
      </w:r>
    </w:p>
  </w:footnote>
  <w:footnote w:id="5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Inside a range.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