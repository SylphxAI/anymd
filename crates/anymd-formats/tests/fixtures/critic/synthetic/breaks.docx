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Paragraph breaks inserted and deleted</w:t>
      </w:r>
    </w:p>
    <w:p>
      <w:pPr>
        <w:pStyle w:val="Normal"/>
        <w:bidi w:val="0"/>
        <w:jc w:val="left"/>
        <w:rPr>
          <w:ins w:id="0" w:author="Bo Chen" w:date="2026-09-01T00:07:00Z"/>
        </w:rPr>
      </w:pPr>
      <w:r>
        <w:rPr/>
        <w:t xml:space="preserve">The price </w:t>
      </w:r>
      <w:r>
        <w:rPr>
          <w:i/>
        </w:rPr>
        <w:t>includes</w:t>
      </w:r>
      <w:r>
        <w:rPr/>
        <w:t xml:space="preserve"> packaging </w:t>
      </w:r>
    </w:p>
    <w:p>
      <w:pPr>
        <w:pStyle w:val="Normal"/>
        <w:bidi w:val="0"/>
        <w:jc w:val="left"/>
        <w:rPr>
          <w:del w:id="1" w:author="Carla Duarte" w:date="2026-09-01T00:14:00Z"/>
        </w:rPr>
      </w:pPr>
      <w:r>
        <w:rPr/>
        <w:t>but excludes shipping and taxes.</w:t>
      </w:r>
    </w:p>
    <w:p>
      <w:pPr>
        <w:pStyle w:val="Normal"/>
        <w:bidi w:val="0"/>
        <w:jc w:val="left"/>
        <w:rPr>
          <w:ins w:id="2" w:author="Bo Chen" w:date="2026-09-01T00:21:00Z"/>
        </w:rPr>
      </w:pPr>
      <w:r>
        <w:rPr/>
        <w:t xml:space="preserve"> </w:t>
      </w:r>
      <w:r>
        <w:rPr/>
        <w:t xml:space="preserve">Disputes go first to mediation and then </w:t>
      </w:r>
    </w:p>
    <w:p>
      <w:pPr>
        <w:pStyle w:val="Normal"/>
        <w:bidi w:val="0"/>
        <w:jc w:val="left"/>
        <w:rPr>
          <w:del w:id="3" w:author="Ana Lima" w:date="2026-09-01T00:28:00Z"/>
        </w:rPr>
      </w:pPr>
      <w:r>
        <w:rPr>
          <w:i/>
        </w:rPr>
        <w:t>to</w:t>
      </w:r>
      <w:r>
        <w:rPr/>
        <w:t xml:space="preserve"> the courts of </w:t>
      </w:r>
      <w:r>
        <w:rPr>
          <w:i/>
        </w:rPr>
        <w:t>Manhattan</w:t>
      </w:r>
      <w:r>
        <w:rPr/>
        <w:t>.</w:t>
      </w:r>
    </w:p>
    <w:p>
      <w:pPr>
        <w:pStyle w:val="Normal"/>
        <w:bidi w:val="0"/>
        <w:jc w:val="left"/>
        <w:rPr>
          <w:del w:id="4" w:author="Ana Lima" w:date="2026-09-01T00:35:00Z"/>
        </w:rPr>
      </w:pPr>
      <w:r>
        <w:rPr/>
        <w:t xml:space="preserve"> </w:t>
      </w:r>
      <w:r>
        <w:rPr/>
        <w:t xml:space="preserve">Any change to </w:t>
      </w:r>
      <w:r>
        <w:rPr>
          <w:b/>
        </w:rPr>
        <w:t>this</w:t>
      </w:r>
      <w:r>
        <w:rPr/>
        <w:t xml:space="preserve"> agreement must be in writing and signed by both parties.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Late </w:t>
      </w:r>
      <w:r>
        <w:rPr>
          <w:i/>
        </w:rPr>
        <w:t>payments</w:t>
      </w:r>
      <w:r>
        <w:rPr/>
        <w:t xml:space="preserve"> carry interest at the </w:t>
      </w:r>
      <w:r>
        <w:rPr>
          <w:i/>
        </w:rPr>
        <w:t>statutory</w:t>
      </w:r>
      <w:r>
        <w:rPr/>
        <w:t xml:space="preserve"> rate.</w:t>
      </w:r>
    </w:p>
    <w:p>
      <w:pPr>
        <w:pStyle w:val="Normal"/>
        <w:bidi w:val="0"/>
        <w:jc w:val="left"/>
        <w:rPr/>
      </w:pPr>
      <w:r>
        <w:rPr/>
        <w:t>This agreement is governed by the laws of the State of New York.</w:t>
      </w:r>
    </w:p>
    <w:p>
      <w:pPr>
        <w:pStyle w:val="Normal"/>
        <w:bidi w:val="0"/>
        <w:jc w:val="left"/>
        <w:rPr>
          <w:ins w:id="5" w:author="Bo Chen" w:date="2026-09-01T00:42:00Z"/>
        </w:rPr>
      </w:pPr>
      <w:r>
        <w:rPr/>
        <w:t xml:space="preserve">This agreement is governed by the laws </w:t>
      </w:r>
    </w:p>
    <w:p>
      <w:pPr>
        <w:pStyle w:val="Normal"/>
        <w:bidi w:val="0"/>
        <w:jc w:val="left"/>
        <w:rPr>
          <w:del w:id="6" w:author="Bo Chen" w:date="2026-09-01T00:49:00Z"/>
        </w:rPr>
      </w:pPr>
      <w:r>
        <w:rPr/>
        <w:t>of the State of New York.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Payment is due on receipt of a correct invoice.</w:t>
      </w:r>
    </w:p>
    <w:p>
      <w:pPr>
        <w:pStyle w:val="Normal"/>
        <w:bidi w:val="0"/>
        <w:jc w:val="left"/>
        <w:rPr/>
      </w:pPr>
      <w:r>
        <w:rPr/>
        <w:t xml:space="preserve">Either party may end this agreement </w:t>
      </w:r>
      <w:r>
        <w:rPr>
          <w:i/>
        </w:rPr>
        <w:t>with</w:t>
      </w:r>
      <w:r>
        <w:rPr/>
        <w:t xml:space="preserve"> ninety days written notice.</w:t>
      </w:r>
    </w:p>
    <w:p>
      <w:pPr>
        <w:pStyle w:val="Normal"/>
        <w:bidi w:val="0"/>
        <w:jc w:val="left"/>
        <w:rPr>
          <w:del w:id="7" w:author="Ana Lima" w:date="2026-09-01T00:56:00Z"/>
        </w:rPr>
      </w:pPr>
      <w:r>
        <w:rPr/>
        <w:t xml:space="preserve">Any change to this agreement must be in </w:t>
      </w:r>
      <w:r>
        <w:rPr>
          <w:i/>
        </w:rPr>
        <w:t>writing</w:t>
      </w:r>
      <w:r>
        <w:rPr/>
        <w:t xml:space="preserve"> and signed by both parties.</w:t>
      </w:r>
    </w:p>
    <w:p>
      <w:pPr>
        <w:pStyle w:val="Normal"/>
        <w:bidi w:val="0"/>
        <w:jc w:val="left"/>
        <w:rPr>
          <w:del w:id="8" w:author="Bo Chen" w:date="2026-09-01T01:03:00Z"/>
        </w:rPr>
      </w:pPr>
      <w:r>
        <w:rPr/>
        <w:t xml:space="preserve"> </w:t>
      </w:r>
      <w:r>
        <w:rPr/>
        <w:t>Notices must be sent by email and by registered mail.</w:t>
      </w:r>
    </w:p>
    <w:p>
      <w:pPr>
        <w:pStyle w:val="Normal"/>
        <w:bidi w:val="0"/>
        <w:jc w:val="left"/>
        <w:rPr>
          <w:del w:id="9" w:author="Bo Chen" w:date="2026-09-01T01:10:00Z"/>
        </w:rPr>
      </w:pPr>
      <w:r>
        <w:rPr/>
        <w:t xml:space="preserve"> </w:t>
      </w:r>
      <w:r>
        <w:rPr/>
        <w:t xml:space="preserve">The supplier shall deliver the goods </w:t>
      </w:r>
      <w:r>
        <w:rPr>
          <w:b/>
        </w:rPr>
        <w:t>within</w:t>
      </w:r>
      <w:r>
        <w:rPr/>
        <w:t xml:space="preserve"> thirty days of the order.</w:t>
      </w:r>
    </w:p>
    <w:p>
      <w:pPr>
        <w:pStyle w:val="Normal"/>
        <w:bidi w:val="0"/>
        <w:jc w:val="left"/>
        <w:rPr>
          <w:ins w:id="10" w:author="Dev Patel" w:date="2026-09-01T01:17:00Z"/>
        </w:rPr>
      </w:pPr>
      <w:r>
        <w:rPr/>
        <w:t xml:space="preserve"> </w:t>
      </w:r>
      <w:r>
        <w:rPr/>
        <w:t>Disputes go first to mediation and then to the courts of Manhattan.</w:t>
      </w:r>
    </w:p>
    <w:p>
      <w:pPr>
        <w:pStyle w:val="Normal"/>
        <w:bidi w:val="0"/>
        <w:jc w:val="left"/>
        <w:rPr/>
      </w:pPr>
      <w:ins w:id="11" w:author="Ana Lima" w:date="2026-09-01T01:24:00Z">
        <w:r>
          <w:rPr/>
          <w:t>The warranty period is twelve months from delivery.</w:t>
        </w:r>
      </w:ins>
    </w:p>
    <w:p>
      <w:pPr>
        <w:pStyle w:val="Normal"/>
        <w:bidi w:val="0"/>
        <w:jc w:val="left"/>
        <w:rPr>
          <w:ins w:id="12" w:author="Bo Chen" w:date="2026-09-01T01:31:00Z"/>
        </w:rPr>
      </w:pPr>
      <w:r>
        <w:rPr/>
        <w:t xml:space="preserve">The buyer </w:t>
      </w:r>
    </w:p>
    <w:p>
      <w:pPr>
        <w:pStyle w:val="Normal"/>
        <w:bidi w:val="0"/>
        <w:jc w:val="left"/>
        <w:rPr/>
      </w:pPr>
      <w:r>
        <w:rPr/>
        <w:t>shall return defective goods within fourteen days.</w:t>
      </w:r>
    </w:p>
    <w:p>
      <w:pPr>
        <w:pStyle w:val="Normal"/>
        <w:bidi w:val="0"/>
        <w:jc w:val="left"/>
        <w:rPr/>
      </w:pPr>
      <w:r>
        <w:rPr/>
        <w:t>The supplier shall deliver the goods within thirty days of the order.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