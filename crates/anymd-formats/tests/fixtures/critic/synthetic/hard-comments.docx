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</w:t>
      </w:r>
    </w:p>
    <w:p>
      <w:pPr>
        <w:pStyle w:val="Normal"/>
        <w:bidi w:val="0"/>
        <w:jc w:val="left"/>
        <w:rPr/>
      </w:pPr>
      <w:r>
        <w:rPr/>
        <w:t xml:space="preserve">Overlap: </w:t>
      </w:r>
      <w:commentRangeStart w:id="0"/>
      <w:r>
        <w:rPr/>
        <w:t xml:space="preserve">one two </w:t>
      </w:r>
      <w:commentRangeStart w:id="1"/>
      <w:r>
        <w:rPr/>
        <w:t>three four</w:t>
      </w:r>
      <w:r>
        <w:rPr/>
      </w:r>
      <w:commentRangeEnd w:id="0"/>
      <w:r>
        <w:commentReference w:id="0"/>
      </w:r>
      <w:r>
        <w:rPr/>
        <w:t xml:space="preserve"> five six</w:t>
      </w:r>
      <w:r>
        <w:rPr/>
      </w:r>
      <w:commentRangeEnd w:id="1"/>
      <w:r>
        <w:commentReference w:id="1"/>
      </w:r>
      <w:r>
        <w:rPr/>
        <w:t xml:space="preserve"> seven.</w:t>
      </w:r>
    </w:p>
    <w:p>
      <w:pPr>
        <w:pStyle w:val="Normal"/>
        <w:bidi w:val="0"/>
        <w:jc w:val="left"/>
        <w:rPr/>
      </w:pPr>
      <w:r>
        <w:rPr/>
        <w:t xml:space="preserve">Start </w:t>
      </w:r>
      <w:commentRangeStart w:id="2"/>
      <w:r>
        <w:rPr/>
        <w:t>of a long range.</w:t>
      </w:r>
    </w:p>
    <w:p>
      <w:pPr>
        <w:pStyle w:val="Normal"/>
        <w:bidi w:val="0"/>
        <w:jc w:val="left"/>
        <w:rPr/>
      </w:pPr>
      <w:r>
        <w:rPr/>
        <w:t>The middle paragraph.</w:t>
      </w:r>
    </w:p>
    <w:p>
      <w:pPr>
        <w:pStyle w:val="Normal"/>
        <w:bidi w:val="0"/>
        <w:jc w:val="left"/>
        <w:rPr/>
      </w:pPr>
      <w:r>
        <w:rPr/>
        <w:t>The end</w:t>
      </w:r>
      <w:r>
        <w:rPr/>
      </w:r>
      <w:commentRangeEnd w:id="2"/>
      <w:r>
        <w:commentReference w:id="2"/>
      </w:r>
      <w:r>
        <w:rPr/>
        <w:t xml:space="preserve"> of it.</w:t>
      </w:r>
    </w:p>
    <w:p>
      <w:pPr>
        <w:pStyle w:val="Normal"/>
        <w:bidi w:val="0"/>
        <w:jc w:val="left"/>
        <w:rPr/>
      </w:pPr>
      <w:r>
        <w:rPr/>
        <w:commentReference w:id="3"/>
      </w:r>
      <w:r>
        <w:rPr/>
        <w:t xml:space="preserve">Point at start, </w:t>
      </w:r>
      <w:commentRangeStart w:id="4"/>
      <w:r>
        <w:rPr/>
        <w:t>an empty comment</w:t>
      </w:r>
      <w:r>
        <w:rPr/>
      </w:r>
      <w:commentRangeEnd w:id="4"/>
      <w:r>
        <w:commentReference w:id="4"/>
      </w:r>
      <w:r>
        <w:rPr/>
        <w:t>, and at the end.</w:t>
      </w:r>
      <w:r>
        <w:rPr/>
        <w:commentReference w:id="5"/>
      </w:r>
    </w:p>
    <w:p>
      <w:pPr>
        <w:pStyle w:val="Normal"/>
        <w:bidi w:val="0"/>
        <w:jc w:val="left"/>
        <w:rPr/>
      </w:pPr>
      <w:r>
        <w:rPr/>
        <w:t xml:space="preserve">A comment on </w:t>
      </w:r>
      <w:del w:id="0" w:author="Bo Chen" w:date="2026-10-01T00:35:00Z">
        <w:r>
          <w:rPr/>
          <w:delText>deleted text</w:delText>
        </w:r>
      </w:del>
      <w:r>
        <w:rPr/>
        <w:commentReference w:id="6"/>
      </w:r>
      <w:r>
        <w:rPr/>
        <w:t xml:space="preserve"> and on </w:t>
      </w:r>
      <w:ins w:id="1" w:author="Ana Lima" w:date="2026-10-01T00:45:00Z">
        <w:commentRangeStart w:id="7"/>
        <w:r>
          <w:rPr/>
          <w:t>inserted text</w:t>
        </w:r>
      </w:ins>
      <w:r>
        <w:rPr/>
      </w:r>
      <w:commentRangeEnd w:id="7"/>
      <w:r>
        <w:commentReference w:id="7"/>
      </w:r>
      <w:r>
        <w:rPr/>
        <w:t>.</w:t>
      </w:r>
    </w:p>
    <w:p>
      <w:pPr>
        <w:pStyle w:val="Normal"/>
        <w:bidi w:val="0"/>
        <w:jc w:val="left"/>
        <w:rPr/>
      </w:pPr>
      <w:commentRangeStart w:id="8"/>
      <w:r>
        <w:rPr/>
        <w:t>A whole paragraph under one comment.</w:t>
      </w:r>
      <w:commentRangeEnd w:id="8"/>
      <w:r>
        <w:commentReference w:id="8"/>
      </w: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10-01T00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First of two overlapping comments</w:t>
      </w:r>
    </w:p>
  </w:comment>
  <w:comment w:id="1" w:author="Bo Chen" w:date="2026-10-01T00:1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Second, overlapping the first</w:t>
      </w:r>
    </w:p>
  </w:comment>
  <w:comment w:id="2" w:author="Dev Patel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Runs over three paragraphs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It has two paragraphs itself</w:t>
      </w:r>
    </w:p>
  </w:comment>
  <w:comment w:id="3" w:author="Dev Patel" w:date="2026-10-01T00:2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 point comment at the start</w:t>
      </w:r>
    </w:p>
  </w:comment>
  <w:comment w:id="4" w:author="Émile Zola-Ng" w:date="2026-10-01T00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</w:r>
    </w:p>
  </w:comment>
  <w:comment w:id="5" w:author="Dev Patel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Last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word</w:t>
      </w:r>
    </w:p>
  </w:comment>
  <w:comment w:id="6" w:author="Carla Duarte" w:date="2026-10-01T00:4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delete?</w:t>
      </w:r>
    </w:p>
  </w:comment>
  <w:comment w:id="7" w:author="Carla Duarte" w:date="2026-10-01T00:5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Good.</w:t>
      </w:r>
    </w:p>
  </w:comment>
  <w:comment w:id="8" w:author="Carla Duarte" w:date="2026-10-01T00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Whole paragraph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