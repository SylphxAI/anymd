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Delimiters in the text</w:t>
      </w:r>
    </w:p>
    <w:p>
      <w:pPr>
        <w:pStyle w:val="Normal"/>
        <w:bidi w:val="0"/>
        <w:jc w:val="left"/>
        <w:rPr/>
      </w:pPr>
      <w:r>
        <w:rPr/>
        <w:t>Plain text with {++ this ++}, {-- that --}, {~~ a ~&gt; b ~~}, {== mark ==} and {&gt;&gt; note &lt;&lt;}.</w:t>
      </w:r>
    </w:p>
    <w:p>
      <w:pPr>
        <w:pStyle w:val="Normal"/>
        <w:bidi w:val="0"/>
        <w:jc w:val="left"/>
        <w:rPr/>
      </w:pPr>
      <w:r>
        <w:rPr/>
        <w:t xml:space="preserve">Inserted: </w:t>
      </w:r>
      <w:ins w:id="0" w:author="Ana Lima" w:date="2026-10-01T00:05:00Z">
        <w:r>
          <w:rPr/>
          <w:t>x {++ y ++} z --} w ~&gt; v</w:t>
        </w:r>
      </w:ins>
      <w:r>
        <w:rPr/>
        <w:t xml:space="preserve"> and deleted: </w:t>
      </w:r>
      <w:del w:id="1" w:author="Bo Chen" w:date="2026-10-01T00:10:00Z">
        <w:r>
          <w:rPr/>
          <w:delText>a {-- b --} c ==}</w:delText>
        </w:r>
      </w:del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comment </w:t>
      </w:r>
      <w:commentRangeStart w:id="0"/>
      <w:r>
        <w:rPr/>
        <w:t>on {== text ==}</w:t>
      </w:r>
      <w:r>
        <w:rPr/>
      </w:r>
      <w:commentRangeEnd w:id="0"/>
      <w:r>
        <w:commentReference w:id="0"/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Split across runs: a -</w:t>
      </w:r>
      <w:r>
        <w:rPr>
          <w:b/>
        </w:rPr>
        <w:t>-}</w:t>
      </w:r>
      <w:r>
        <w:rPr/>
        <w:t xml:space="preserve"> and {</w:t>
      </w:r>
      <w:r>
        <w:rPr>
          <w:i/>
        </w:rPr>
        <w:t>++</w:t>
      </w:r>
      <w:r>
        <w:rPr/>
        <w:t xml:space="preserve"> and ~</w:t>
      </w:r>
      <w:r>
        <w:rPr>
          <w:b/>
        </w:rPr>
        <w:t>&gt;</w:t>
      </w:r>
      <w:r>
        <w:rPr/>
        <w:t xml:space="preserve"> end.</w:t>
      </w:r>
    </w:p>
    <w:p>
      <w:pPr>
        <w:pStyle w:val="Normal"/>
        <w:bidi w:val="0"/>
        <w:jc w:val="left"/>
        <w:rPr/>
      </w:pPr>
      <w:r>
        <w:rPr/>
        <w:t>An insertion ending in a dash</w:t>
      </w:r>
      <w:ins w:id="2" w:author="Ana Lima" w:date="2026-10-01T00:20:00Z">
        <w:r>
          <w:rPr/>
          <w:t xml:space="preserve"> -</w:t>
        </w:r>
      </w:ins>
      <w:r>
        <w:rPr/>
        <w:t>-} right after it.</w:t>
      </w:r>
    </w:p>
    <w:p>
      <w:pPr>
        <w:pStyle w:val="Normal"/>
        <w:bidi w:val="0"/>
        <w:jc w:val="left"/>
        <w:rPr/>
      </w:pPr>
      <w:r>
        <w:rPr/>
        <w:t xml:space="preserve">Math-like text </w:t>
      </w:r>
      <w:ins w:id="3" w:author="Ana Lima" w:date="2026-10-01T00:25:00Z">
        <w:r>
          <w:rPr/>
          <w:t>$x_{--}$ and $y^{++}$</w:t>
        </w:r>
      </w:ins>
      <w:r>
        <w:rPr/>
        <w:t xml:space="preserve"> stays.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Note with &lt;&lt;} and {&gt;&gt; inside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and ++} too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