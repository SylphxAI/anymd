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Deletions next to additions</w:t>
      </w:r>
    </w:p>
    <w:p>
      <w:pPr>
        <w:pStyle w:val="Normal"/>
        <w:bidi w:val="0"/>
        <w:jc w:val="left"/>
        <w:rPr/>
      </w:pPr>
      <w:del w:id="0" w:author="Ana Lima" w:date="2026-09-01T00:07:00Z">
        <w:r>
          <w:rPr/>
          <w:delText>Late</w:delText>
        </w:r>
      </w:del>
      <w:r>
        <w:rPr/>
        <w:t xml:space="preserve"> </w:t>
      </w:r>
      <w:del w:id="1" w:author="Ana Lima" w:date="2026-09-01T00:14:00Z">
        <w:r>
          <w:rPr/>
          <w:delText>payments</w:delText>
        </w:r>
      </w:del>
      <w:ins w:id="2" w:author="Bo Chen" w:date="2026-09-01T00:21:00Z">
        <w:r>
          <w:rPr/>
          <w:t>supplier</w:t>
        </w:r>
      </w:ins>
      <w:r>
        <w:rPr/>
        <w:t xml:space="preserve"> carry </w:t>
      </w:r>
      <w:r>
        <w:rPr>
          <w:b/>
        </w:rPr>
        <w:t>interest</w:t>
      </w:r>
      <w:ins w:id="3" w:author="Carla Duarte" w:date="2026-09-01T00:28:00Z">
        <w:r>
          <w:rPr/>
          <w:t xml:space="preserve"> at its own cost</w:t>
        </w:r>
      </w:ins>
      <w:r>
        <w:rPr/>
        <w:t xml:space="preserve"> at the statutory rate.</w:t>
      </w:r>
    </w:p>
    <w:p>
      <w:pPr>
        <w:pStyle w:val="Normal"/>
        <w:bidi w:val="0"/>
        <w:jc w:val="left"/>
        <w:rPr/>
      </w:pPr>
      <w:del w:id="4" w:author="Carla Duarte" w:date="2026-09-01T00:35:00Z">
        <w:r>
          <w:rPr/>
          <w:delText>The</w:delText>
        </w:r>
      </w:del>
      <w:ins w:id="5" w:author="Dev Patel" w:date="2026-09-01T00:42:00Z">
        <w:r>
          <w:rPr/>
          <w:t>supplier</w:t>
        </w:r>
      </w:ins>
      <w:r>
        <w:rPr/>
        <w:t xml:space="preserve"> price includes packaging</w:t>
      </w:r>
      <w:del w:id="6" w:author="Carla Duarte" w:date="2026-09-01T00:49:00Z">
        <w:r>
          <w:rPr/>
          <w:delText xml:space="preserve"> but</w:delText>
        </w:r>
      </w:del>
      <w:r>
        <w:rPr/>
        <w:t xml:space="preserve"> excludes </w:t>
      </w:r>
      <w:r>
        <w:rPr>
          <w:b/>
        </w:rPr>
        <w:t>shipping</w:t>
      </w:r>
      <w:r>
        <w:rPr/>
        <w:t xml:space="preserve"> and taxes.</w:t>
      </w:r>
    </w:p>
    <w:p>
      <w:pPr>
        <w:pStyle w:val="Normal"/>
        <w:bidi w:val="0"/>
        <w:jc w:val="left"/>
        <w:rPr/>
      </w:pPr>
      <w:del w:id="7" w:author="Bo Chen" w:date="2026-09-01T00:56:00Z">
        <w:r>
          <w:rPr>
            <w:i/>
          </w:rPr>
          <w:delText>Late</w:delText>
        </w:r>
      </w:del>
      <w:ins w:id="8" w:author="Dev Patel" w:date="2026-09-01T01:03:00Z">
        <w:r>
          <w:rPr/>
          <w:t>vendor</w:t>
        </w:r>
      </w:ins>
      <w:r>
        <w:rPr/>
        <w:t xml:space="preserve"> payments carry interest at the </w:t>
      </w:r>
      <w:del w:id="9" w:author="Bo Chen" w:date="2026-09-01T01:10:00Z">
        <w:r>
          <w:rPr/>
          <w:delText>statutory</w:delText>
        </w:r>
      </w:del>
      <w:ins w:id="10" w:author="Carla Duarte" w:date="2026-09-01T01:17:00Z">
        <w:r>
          <w:rPr/>
          <w:t>notice</w:t>
        </w:r>
      </w:ins>
      <w:r>
        <w:rPr/>
        <w:t xml:space="preserve"> rate.</w:t>
      </w:r>
    </w:p>
    <w:p>
      <w:pPr>
        <w:pStyle w:val="Normal"/>
        <w:bidi w:val="0"/>
        <w:jc w:val="left"/>
        <w:rPr/>
      </w:pPr>
      <w:r>
        <w:rPr/>
        <w:t xml:space="preserve">Any change to </w:t>
      </w:r>
      <w:del w:id="11" w:author="Bo Chen" w:date="2026-09-01T01:24:00Z">
        <w:r>
          <w:rPr/>
          <w:delText>this</w:delText>
        </w:r>
      </w:del>
      <w:ins w:id="12" w:author="Ana Lima" w:date="2026-09-01T01:31:00Z">
        <w:r>
          <w:rPr/>
          <w:t>notice</w:t>
        </w:r>
      </w:ins>
      <w:r>
        <w:rPr/>
        <w:t xml:space="preserve"> </w:t>
      </w:r>
      <w:r>
        <w:rPr>
          <w:b/>
        </w:rPr>
        <w:t>agreement</w:t>
      </w:r>
      <w:r>
        <w:rPr/>
        <w:t xml:space="preserve"> must </w:t>
      </w:r>
      <w:del w:id="13" w:author="Bo Chen" w:date="2026-09-01T01:38:00Z">
        <w:r>
          <w:rPr/>
          <w:delText>be</w:delText>
        </w:r>
      </w:del>
      <w:ins w:id="14" w:author="Carla Duarte" w:date="2026-09-01T01:45:00Z">
        <w:r>
          <w:rPr/>
          <w:t>notice</w:t>
        </w:r>
      </w:ins>
      <w:r>
        <w:rPr/>
        <w:t xml:space="preserve"> in </w:t>
      </w:r>
      <w:del w:id="15" w:author="Dev Patel" w:date="2026-09-01T01:52:00Z">
        <w:r>
          <w:rPr/>
          <w:delText>writing</w:delText>
        </w:r>
      </w:del>
      <w:ins w:id="16" w:author="Dev Patel" w:date="2026-09-01T01:59:00Z">
        <w:r>
          <w:rPr/>
          <w:t>notice</w:t>
        </w:r>
      </w:ins>
      <w:r>
        <w:rPr/>
        <w:t xml:space="preserve"> and signed by both parties.</w:t>
      </w:r>
    </w:p>
    <w:p>
      <w:pPr>
        <w:pStyle w:val="Normal"/>
        <w:bidi w:val="0"/>
        <w:jc w:val="left"/>
        <w:rPr/>
      </w:pPr>
      <w:r>
        <w:rPr/>
        <w:t xml:space="preserve">The supplier </w:t>
      </w:r>
      <w:del w:id="17" w:author="Bo Chen" w:date="2026-09-01T02:06:00Z">
        <w:r>
          <w:rPr/>
          <w:delText>may</w:delText>
        </w:r>
      </w:del>
      <w:ins w:id="18" w:author="Dev Patel" w:date="2026-09-01T02:13:00Z">
        <w:r>
          <w:rPr/>
          <w:t>vendor</w:t>
        </w:r>
      </w:ins>
      <w:r>
        <w:rPr/>
        <w:t xml:space="preserve"> </w:t>
      </w:r>
      <w:r>
        <w:rPr>
          <w:b/>
        </w:rPr>
        <w:t>subcontract</w:t>
      </w:r>
      <w:r>
        <w:rPr/>
        <w:t xml:space="preserve"> only with the </w:t>
      </w:r>
      <w:del w:id="19" w:author="Bo Chen" w:date="2026-09-01T02:20:00Z">
        <w:r>
          <w:rPr/>
          <w:delText>buyer's</w:delText>
        </w:r>
      </w:del>
      <w:ins w:id="20" w:author="Dev Patel" w:date="2026-09-01T02:27:00Z">
        <w:r>
          <w:rPr/>
          <w:t>customer</w:t>
        </w:r>
      </w:ins>
      <w:r>
        <w:rPr/>
        <w:t xml:space="preserve"> prior consent.</w:t>
      </w:r>
    </w:p>
    <w:p>
      <w:pPr>
        <w:pStyle w:val="Normal"/>
        <w:bidi w:val="0"/>
        <w:jc w:val="left"/>
        <w:rPr/>
      </w:pPr>
      <w:r>
        <w:rPr/>
        <w:t xml:space="preserve">Payment is due </w:t>
      </w:r>
      <w:del w:id="21" w:author="Bo Chen" w:date="2026-09-01T02:34:00Z">
        <w:r>
          <w:rPr/>
          <w:delText>on</w:delText>
        </w:r>
      </w:del>
      <w:ins w:id="22" w:author="Dev Patel" w:date="2026-09-01T02:41:00Z">
        <w:r>
          <w:rPr/>
          <w:t>notice</w:t>
        </w:r>
      </w:ins>
      <w:r>
        <w:rPr/>
        <w:t xml:space="preserve"> receipt </w:t>
      </w:r>
      <w:del w:id="23" w:author="Bo Chen" w:date="2026-09-01T02:48:00Z">
        <w:r>
          <w:rPr>
            <w:b/>
          </w:rPr>
          <w:delText>of</w:delText>
        </w:r>
      </w:del>
      <w:ins w:id="24" w:author="Dev Patel" w:date="2026-09-01T02:55:00Z">
        <w:r>
          <w:rPr/>
          <w:t>sixty</w:t>
        </w:r>
      </w:ins>
      <w:r>
        <w:rPr/>
        <w:t xml:space="preserve"> a</w:t>
      </w:r>
      <w:del w:id="25" w:author="Bo Chen" w:date="2026-09-01T03:02:00Z">
        <w:r>
          <w:rPr/>
          <w:delText xml:space="preserve"> correct</w:delText>
        </w:r>
      </w:del>
      <w:r>
        <w:rPr/>
        <w:t xml:space="preserve"> invoice.</w:t>
      </w:r>
    </w:p>
    <w:p>
      <w:pPr>
        <w:pStyle w:val="Normal"/>
        <w:bidi w:val="0"/>
        <w:jc w:val="left"/>
        <w:rPr/>
      </w:pPr>
      <w:r>
        <w:rPr/>
        <w:t xml:space="preserve">Either </w:t>
      </w:r>
      <w:del w:id="26" w:author="Bo Chen" w:date="2026-09-01T03:09:00Z">
        <w:r>
          <w:rPr/>
          <w:delText>party</w:delText>
        </w:r>
      </w:del>
      <w:ins w:id="27" w:author="Ana Lima" w:date="2026-09-01T03:16:00Z">
        <w:r>
          <w:rPr/>
          <w:t>notice</w:t>
        </w:r>
      </w:ins>
      <w:r>
        <w:rPr/>
        <w:t xml:space="preserve"> may end this agreement </w:t>
      </w:r>
      <w:del w:id="28" w:author="Dev Patel" w:date="2026-09-01T03:23:00Z">
        <w:r>
          <w:rPr>
            <w:b/>
          </w:rPr>
          <w:delText>with</w:delText>
        </w:r>
      </w:del>
      <w:ins w:id="29" w:author="Ana Lima" w:date="2026-09-01T03:30:00Z">
        <w:r>
          <w:rPr/>
          <w:t>sixty</w:t>
        </w:r>
      </w:ins>
      <w:r>
        <w:rPr/>
        <w:t xml:space="preserve"> ninety days written notice.</w:t>
      </w:r>
    </w:p>
    <w:p>
      <w:pPr>
        <w:pStyle w:val="Normal"/>
        <w:bidi w:val="0"/>
        <w:jc w:val="left"/>
        <w:rPr/>
      </w:pPr>
      <w:del w:id="30" w:author="Bo Chen" w:date="2026-09-01T03:37:00Z">
        <w:r>
          <w:rPr/>
          <w:delText>Payment</w:delText>
        </w:r>
      </w:del>
      <w:ins w:id="31" w:author="Dev Patel" w:date="2026-09-01T03:44:00Z">
        <w:r>
          <w:rPr/>
          <w:t>supplier</w:t>
        </w:r>
      </w:ins>
      <w:r>
        <w:rPr/>
        <w:t xml:space="preserve"> </w:t>
      </w:r>
      <w:del w:id="32" w:author="Bo Chen" w:date="2026-09-01T03:51:00Z">
        <w:r>
          <w:rPr/>
          <w:delText>is</w:delText>
        </w:r>
      </w:del>
      <w:ins w:id="33" w:author="Carla Duarte" w:date="2026-09-01T03:58:00Z">
        <w:r>
          <w:rPr/>
          <w:t>supplier</w:t>
        </w:r>
      </w:ins>
      <w:r>
        <w:rPr/>
        <w:t xml:space="preserve"> </w:t>
      </w:r>
      <w:del w:id="34" w:author="Bo Chen" w:date="2026-09-01T04:05:00Z">
        <w:r>
          <w:rPr/>
          <w:delText>due</w:delText>
        </w:r>
      </w:del>
      <w:ins w:id="35" w:author="Ana Lima" w:date="2026-09-01T04:12:00Z">
        <w:r>
          <w:rPr/>
          <w:t>notice</w:t>
        </w:r>
      </w:ins>
      <w:r>
        <w:rPr/>
        <w:t xml:space="preserve"> on receipt of a</w:t>
      </w:r>
      <w:ins w:id="36" w:author="Dev Patel" w:date="2026-09-01T04:19:00Z">
        <w:r>
          <w:rPr/>
          <w:t xml:space="preserve"> on a business day</w:t>
        </w:r>
      </w:ins>
      <w:r>
        <w:rPr/>
        <w:t xml:space="preserve"> correct invoice.</w:t>
      </w:r>
    </w:p>
    <w:p>
      <w:pPr>
        <w:pStyle w:val="Normal"/>
        <w:bidi w:val="0"/>
        <w:jc w:val="left"/>
        <w:rPr/>
      </w:pPr>
      <w:r>
        <w:rPr/>
        <w:t xml:space="preserve">The buyer may inspect </w:t>
      </w:r>
      <w:del w:id="37" w:author="Ana Lima" w:date="2026-09-01T04:26:00Z">
        <w:r>
          <w:rPr/>
          <w:delText>the</w:delText>
        </w:r>
      </w:del>
      <w:ins w:id="38" w:author="Ana Lima" w:date="2026-09-01T04:33:00Z">
        <w:r>
          <w:rPr/>
          <w:t>customer</w:t>
        </w:r>
      </w:ins>
      <w:r>
        <w:rPr/>
        <w:t xml:space="preserve"> goods </w:t>
      </w:r>
      <w:del w:id="39" w:author="Ana Lima" w:date="2026-09-01T04:40:00Z">
        <w:r>
          <w:rPr/>
          <w:delText>before</w:delText>
        </w:r>
      </w:del>
      <w:ins w:id="40" w:author="Carla Duarte" w:date="2026-09-01T04:47:00Z">
        <w:r>
          <w:rPr/>
          <w:t>notice</w:t>
        </w:r>
      </w:ins>
      <w:r>
        <w:rPr/>
        <w:t xml:space="preserve"> accepting </w:t>
      </w:r>
      <w:r>
        <w:rPr>
          <w:b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Disputes go</w:t>
      </w:r>
      <w:ins w:id="41" w:author="Bo Chen" w:date="2026-09-01T04:54:00Z">
        <w:r>
          <w:rPr/>
          <w:t xml:space="preserve"> promptly</w:t>
        </w:r>
      </w:ins>
      <w:r>
        <w:rPr/>
        <w:t xml:space="preserve"> first to mediation and </w:t>
      </w:r>
      <w:del w:id="42" w:author="Bo Chen" w:date="2026-09-01T05:01:00Z">
        <w:r>
          <w:rPr/>
          <w:delText>then</w:delText>
        </w:r>
      </w:del>
      <w:ins w:id="43" w:author="Dev Patel" w:date="2026-09-01T05:08:00Z">
        <w:r>
          <w:rPr/>
          <w:t>written</w:t>
        </w:r>
      </w:ins>
      <w:r>
        <w:rPr/>
        <w:t xml:space="preserve"> to</w:t>
      </w:r>
      <w:del w:id="44" w:author="Carla Duarte" w:date="2026-09-01T05:15:00Z">
        <w:r>
          <w:rPr/>
          <w:delText xml:space="preserve"> the</w:delText>
        </w:r>
      </w:del>
      <w:r>
        <w:rPr/>
        <w:t xml:space="preserve"> </w:t>
      </w:r>
      <w:r>
        <w:rPr>
          <w:i/>
        </w:rPr>
        <w:t>courts</w:t>
      </w:r>
      <w:r>
        <w:rPr/>
        <w:t xml:space="preserve"> of Manhattan.</w:t>
      </w:r>
    </w:p>
    <w:p>
      <w:pPr>
        <w:pStyle w:val="Normal"/>
        <w:bidi w:val="0"/>
        <w:jc w:val="left"/>
        <w:rPr/>
      </w:pPr>
      <w:r>
        <w:rPr/>
        <w:t>Either</w:t>
      </w:r>
      <w:ins w:id="45" w:author="Ana Lima" w:date="2026-09-01T05:22:00Z">
        <w:r>
          <w:rPr/>
          <w:t xml:space="preserve"> in full</w:t>
        </w:r>
      </w:ins>
      <w:r>
        <w:rPr/>
        <w:t xml:space="preserve"> party </w:t>
      </w:r>
      <w:r>
        <w:rPr>
          <w:i/>
        </w:rPr>
        <w:t>may</w:t>
      </w:r>
      <w:r>
        <w:rPr/>
        <w:t xml:space="preserve"> </w:t>
      </w:r>
      <w:del w:id="46" w:author="Ana Lima" w:date="2026-09-01T05:29:00Z">
        <w:r>
          <w:rPr/>
          <w:delText>end</w:delText>
        </w:r>
      </w:del>
      <w:ins w:id="47" w:author="Carla Duarte" w:date="2026-09-01T05:36:00Z">
        <w:r>
          <w:rPr/>
          <w:t>notice</w:t>
        </w:r>
      </w:ins>
      <w:r>
        <w:rPr/>
        <w:t xml:space="preserve"> this agreement with ninety days</w:t>
      </w:r>
      <w:ins w:id="48" w:author="Bo Chen" w:date="2026-09-01T05:43:00Z">
        <w:r>
          <w:rPr/>
          <w:t xml:space="preserve"> in full</w:t>
        </w:r>
      </w:ins>
      <w:r>
        <w:rPr/>
        <w:t xml:space="preserve"> written </w:t>
      </w:r>
      <w:r>
        <w:rPr>
          <w:b/>
        </w:rPr>
        <w:t>notice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r>
        <w:rPr/>
        <w:t xml:space="preserve"> </w:t>
      </w:r>
      <w:del w:id="49" w:author="Ana Lima" w:date="2026-09-01T05:50:00Z">
        <w:r>
          <w:rPr/>
          <w:delText>keeps</w:delText>
        </w:r>
      </w:del>
      <w:ins w:id="50" w:author="Carla Duarte" w:date="2026-09-01T05:57:00Z">
        <w:r>
          <w:rPr/>
          <w:t>customer</w:t>
        </w:r>
      </w:ins>
      <w:r>
        <w:rPr/>
        <w:t xml:space="preserve"> </w:t>
      </w:r>
      <w:del w:id="51" w:author="Dev Patel" w:date="2026-09-01T06:04:00Z">
        <w:r>
          <w:rPr/>
          <w:delText>title</w:delText>
        </w:r>
      </w:del>
      <w:ins w:id="52" w:author="Dev Patel" w:date="2026-09-01T06:11:00Z">
        <w:r>
          <w:rPr/>
          <w:t>vendor</w:t>
        </w:r>
      </w:ins>
      <w:r>
        <w:rPr/>
        <w:t xml:space="preserve"> </w:t>
      </w:r>
      <w:r>
        <w:rPr>
          <w:i/>
        </w:rPr>
        <w:t>to</w:t>
      </w:r>
      <w:r>
        <w:rPr/>
        <w:t xml:space="preserve"> the </w:t>
      </w:r>
      <w:del w:id="53" w:author="Carla Duarte" w:date="2026-09-01T06:18:00Z">
        <w:r>
          <w:rPr/>
          <w:delText>goods</w:delText>
        </w:r>
      </w:del>
      <w:ins w:id="54" w:author="Bo Chen" w:date="2026-09-01T06:25:00Z">
        <w:r>
          <w:rPr/>
          <w:t>written</w:t>
        </w:r>
      </w:ins>
      <w:del w:id="55" w:author="Ana Lima" w:date="2026-09-01T06:32:00Z">
        <w:r>
          <w:rPr/>
          <w:delText xml:space="preserve"> </w:delText>
        </w:r>
      </w:del>
      <w:del w:id="56" w:author="Ana Lima" w:date="2026-09-01T06:32:00Z">
        <w:r>
          <w:rPr>
            <w:i/>
          </w:rPr>
          <w:delText>until</w:delText>
        </w:r>
      </w:del>
      <w:r>
        <w:rPr/>
        <w:t xml:space="preserve"> they are </w:t>
      </w:r>
      <w:del w:id="57" w:author="Carla Duarte" w:date="2026-09-01T06:39:00Z">
        <w:r>
          <w:rPr/>
          <w:delText>paid</w:delText>
        </w:r>
      </w:del>
      <w:ins w:id="58" w:author="Ana Lima" w:date="2026-09-01T06:46:00Z">
        <w:r>
          <w:rPr/>
          <w:t>vendor</w:t>
        </w:r>
      </w:ins>
      <w:r>
        <w:rPr/>
        <w:t xml:space="preserve"> </w:t>
      </w:r>
      <w:r>
        <w:rPr>
          <w:i/>
        </w:rPr>
        <w:t>in</w:t>
      </w:r>
      <w:r>
        <w:rPr/>
        <w:t xml:space="preserve"> full.</w:t>
      </w:r>
    </w:p>
    <w:p>
      <w:pPr>
        <w:pStyle w:val="Normal"/>
        <w:bidi w:val="0"/>
        <w:jc w:val="left"/>
        <w:rPr/>
      </w:pPr>
      <w:r>
        <w:rPr/>
        <w:t xml:space="preserve">The supplier shall </w:t>
      </w:r>
      <w:del w:id="59" w:author="Dev Patel" w:date="2026-09-01T06:53:00Z">
        <w:r>
          <w:rPr/>
          <w:delText>deliver</w:delText>
        </w:r>
      </w:del>
      <w:ins w:id="60" w:author="Dev Patel" w:date="2026-09-01T07:00:00Z">
        <w:r>
          <w:rPr/>
          <w:t>written</w:t>
        </w:r>
      </w:ins>
      <w:r>
        <w:rPr/>
        <w:t xml:space="preserve"> the goods</w:t>
      </w:r>
      <w:ins w:id="61" w:author="Dev Patel" w:date="2026-09-01T07:07:00Z">
        <w:r>
          <w:rPr/>
          <w:t xml:space="preserve"> as reasonably required</w:t>
        </w:r>
      </w:ins>
      <w:r>
        <w:rPr/>
        <w:t xml:space="preserve"> </w:t>
      </w:r>
      <w:del w:id="62" w:author="Ana Lima" w:date="2026-09-01T07:14:00Z">
        <w:r>
          <w:rPr/>
          <w:delText>within</w:delText>
        </w:r>
      </w:del>
      <w:ins w:id="63" w:author="Carla Duarte" w:date="2026-09-01T07:21:00Z">
        <w:r>
          <w:rPr/>
          <w:t>written</w:t>
        </w:r>
      </w:ins>
      <w:r>
        <w:rPr/>
        <w:t xml:space="preserve"> </w:t>
      </w:r>
      <w:r>
        <w:rPr>
          <w:i/>
        </w:rPr>
        <w:t>thirty</w:t>
      </w:r>
      <w:r>
        <w:rPr/>
        <w:t xml:space="preserve"> days </w:t>
      </w:r>
      <w:r>
        <w:rPr>
          <w:b/>
        </w:rPr>
        <w:t>of</w:t>
      </w:r>
      <w:r>
        <w:rPr/>
        <w:t xml:space="preserve"> the order.</w:t>
      </w:r>
    </w:p>
    <w:p>
      <w:pPr>
        <w:pStyle w:val="Normal"/>
        <w:bidi w:val="0"/>
        <w:jc w:val="left"/>
        <w:rPr/>
      </w:pPr>
      <w:r>
        <w:rPr/>
        <w:t xml:space="preserve">This agreement </w:t>
      </w:r>
      <w:del w:id="64" w:author="Ana Lima" w:date="2026-09-01T07:28:00Z">
        <w:r>
          <w:rPr/>
          <w:delText>is</w:delText>
        </w:r>
      </w:del>
      <w:ins w:id="65" w:author="Bo Chen" w:date="2026-09-01T07:35:00Z">
        <w:r>
          <w:rPr/>
          <w:t>notice</w:t>
        </w:r>
      </w:ins>
      <w:r>
        <w:rPr/>
        <w:t xml:space="preserve"> </w:t>
      </w:r>
      <w:del w:id="66" w:author="Carla Duarte" w:date="2026-09-01T07:42:00Z">
        <w:r>
          <w:rPr/>
          <w:delText>governed</w:delText>
        </w:r>
      </w:del>
      <w:ins w:id="67" w:author="Carla Duarte" w:date="2026-09-01T07:49:00Z">
        <w:r>
          <w:rPr/>
          <w:t>customer</w:t>
        </w:r>
      </w:ins>
      <w:r>
        <w:rPr/>
        <w:t xml:space="preserve"> by the laws </w:t>
      </w:r>
      <w:del w:id="68" w:author="Bo Chen" w:date="2026-09-01T07:56:00Z">
        <w:r>
          <w:rPr/>
          <w:delText>of</w:delText>
        </w:r>
      </w:del>
      <w:ins w:id="69" w:author="Dev Patel" w:date="2026-09-01T08:03:00Z">
        <w:r>
          <w:rPr/>
          <w:t>notice</w:t>
        </w:r>
      </w:ins>
      <w:r>
        <w:rPr/>
        <w:t xml:space="preserve"> the </w:t>
      </w:r>
      <w:del w:id="70" w:author="Bo Chen" w:date="2026-09-01T08:10:00Z">
        <w:r>
          <w:rPr/>
          <w:delText>State</w:delText>
        </w:r>
      </w:del>
      <w:ins w:id="71" w:author="Carla Duarte" w:date="2026-09-01T08:17:00Z">
        <w:r>
          <w:rPr/>
          <w:t>supplier</w:t>
        </w:r>
      </w:ins>
      <w:r>
        <w:rPr/>
        <w:t xml:space="preserve"> of New</w:t>
      </w:r>
      <w:ins w:id="72" w:author="Dev Patel" w:date="2026-09-01T08:24:00Z">
        <w:r>
          <w:rPr/>
          <w:t xml:space="preserve"> in full</w:t>
        </w:r>
      </w:ins>
      <w:r>
        <w:rPr/>
        <w:t xml:space="preserve"> York.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