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deletions</w:t>
      </w:r>
    </w:p>
    <w:p>
      <w:pPr>
        <w:pStyle w:val="Normal"/>
        <w:bidi w:val="0"/>
        <w:jc w:val="left"/>
        <w:rPr/>
      </w:pPr>
      <w:r>
        <w:rPr/>
        <w:t>The supplier may subcontract only</w:t>
      </w:r>
      <w:del w:id="0" w:author="Carla Duarte" w:date="2026-09-01T00:07:00Z">
        <w:r>
          <w:rPr/>
          <w:delText xml:space="preserve"> with</w:delText>
        </w:r>
      </w:del>
      <w:r>
        <w:rPr/>
        <w:t xml:space="preserve"> the buyer's prior consent.</w:t>
      </w:r>
    </w:p>
    <w:p>
      <w:pPr>
        <w:pStyle w:val="Normal"/>
        <w:bidi w:val="0"/>
        <w:jc w:val="left"/>
        <w:rPr>
          <w:del w:id="2" w:author="Ana Lima" w:date="2026-09-01T00:28:00Z"/>
        </w:rPr>
      </w:pPr>
      <w:del w:id="1" w:author="Ana Lima" w:date="2026-09-01T00:28:00Z">
        <w:r>
          <w:rPr/>
          <w:delText>Either party may end this agreement with ninety days written notice.</w:delText>
        </w:r>
      </w:del>
    </w:p>
    <w:p>
      <w:pPr>
        <w:pStyle w:val="Normal"/>
        <w:bidi w:val="0"/>
        <w:jc w:val="left"/>
        <w:rPr/>
      </w:pPr>
      <w:r>
        <w:rPr>
          <w:b/>
        </w:rPr>
        <w:t>Payment</w:t>
      </w:r>
      <w:r>
        <w:rPr/>
        <w:t xml:space="preserve"> is due</w:t>
      </w:r>
      <w:del w:id="3" w:author="Dev Patel" w:date="2026-09-01T00:35:00Z">
        <w:r>
          <w:rPr/>
          <w:delText xml:space="preserve"> on</w:delText>
        </w:r>
      </w:del>
      <w:r>
        <w:rPr/>
        <w:t xml:space="preserve"> receipt of a correct invoice.</w:t>
      </w:r>
    </w:p>
    <w:p>
      <w:pPr>
        <w:pStyle w:val="Normal"/>
        <w:bidi w:val="0"/>
        <w:jc w:val="left"/>
        <w:rPr/>
      </w:pPr>
      <w:r>
        <w:rPr/>
        <w:t>Late payments</w:t>
      </w:r>
      <w:del w:id="4" w:author="Carla Duarte" w:date="2026-09-01T00:42:00Z">
        <w:r>
          <w:rPr/>
          <w:delText xml:space="preserve"> </w:delText>
        </w:r>
      </w:del>
      <w:del w:id="5" w:author="Carla Duarte" w:date="2026-09-01T00:42:00Z">
        <w:r>
          <w:rPr>
            <w:b/>
          </w:rPr>
          <w:delText>carry</w:delText>
        </w:r>
      </w:del>
      <w:r>
        <w:rPr/>
        <w:t xml:space="preserve"> interest at the statutory rate.</w:t>
      </w:r>
    </w:p>
    <w:p>
      <w:pPr>
        <w:pStyle w:val="Normal"/>
        <w:bidi w:val="0"/>
        <w:jc w:val="left"/>
        <w:rPr/>
      </w:pP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buyer</w:t>
      </w:r>
      <w:r>
        <w:rPr/>
        <w:t xml:space="preserve"> </w:t>
      </w:r>
      <w:r>
        <w:rPr>
          <w:b/>
        </w:rPr>
        <w:t>may</w:t>
      </w:r>
      <w:r>
        <w:rPr/>
        <w:t xml:space="preserve"> inspect the goods before accepting them.</w:t>
      </w:r>
    </w:p>
    <w:p>
      <w:pPr>
        <w:pStyle w:val="Normal"/>
        <w:bidi w:val="0"/>
        <w:jc w:val="left"/>
        <w:rPr/>
      </w:pPr>
      <w:del w:id="6" w:author="Dev Patel" w:date="2026-09-01T00:49:00Z">
        <w:r>
          <w:rPr/>
          <w:delText>The</w:delText>
        </w:r>
      </w:del>
      <w:del w:id="7" w:author="Carla Duarte" w:date="2026-09-01T00:56:00Z">
        <w:r>
          <w:rPr/>
          <w:delText xml:space="preserve"> supplier</w:delText>
        </w:r>
      </w:del>
      <w:r>
        <w:rPr/>
        <w:t xml:space="preserve"> may subcontract </w:t>
      </w:r>
      <w:r>
        <w:rPr>
          <w:b/>
        </w:rPr>
        <w:t>only</w:t>
      </w:r>
      <w:r>
        <w:rPr/>
        <w:t xml:space="preserve"> with the buyer's prior</w:t>
      </w:r>
      <w:del w:id="8" w:author="Dev Patel" w:date="2026-09-01T01:03:00Z">
        <w:r>
          <w:rPr/>
          <w:delText xml:space="preserve"> consent</w:delText>
        </w:r>
      </w:del>
      <w:r>
        <w:rPr/>
        <w:t>.</w:t>
      </w:r>
    </w:p>
    <w:p>
      <w:pPr>
        <w:pStyle w:val="Normal"/>
        <w:bidi w:val="0"/>
        <w:jc w:val="left"/>
        <w:rPr>
          <w:del w:id="14" w:author="Bo Chen" w:date="2026-09-01T01:38:00Z"/>
        </w:rPr>
      </w:pPr>
      <w:del w:id="9" w:author="Ana Lima" w:date="2026-09-01T01:10:00Z">
        <w:r>
          <w:rPr/>
          <w:delText>Late</w:delText>
        </w:r>
      </w:del>
      <w:r>
        <w:rPr/>
        <w:t xml:space="preserve"> payments carry interest</w:t>
      </w:r>
      <w:del w:id="10" w:author="Dev Patel" w:date="2026-09-01T01:17:00Z">
        <w:r>
          <w:rPr/>
          <w:delText xml:space="preserve"> at</w:delText>
        </w:r>
      </w:del>
      <w:del w:id="11" w:author="Carla Duarte" w:date="2026-09-01T01:24:00Z">
        <w:r>
          <w:rPr/>
          <w:delText xml:space="preserve"> </w:delText>
        </w:r>
      </w:del>
      <w:del w:id="12" w:author="Carla Duarte" w:date="2026-09-01T01:24:00Z">
        <w:r>
          <w:rPr>
            <w:i/>
          </w:rPr>
          <w:delText>the</w:delText>
        </w:r>
      </w:del>
      <w:r>
        <w:rPr/>
        <w:t xml:space="preserve"> statutory</w:t>
      </w:r>
      <w:del w:id="13" w:author="Dev Patel" w:date="2026-09-01T01:31:00Z">
        <w:r>
          <w:rPr/>
          <w:delText xml:space="preserve"> rate</w:delText>
        </w:r>
      </w:del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price includes</w:t>
      </w:r>
      <w:del w:id="15" w:author="Dev Patel" w:date="2026-09-01T01:45:00Z">
        <w:r>
          <w:rPr/>
          <w:delText xml:space="preserve"> packaging</w:delText>
        </w:r>
      </w:del>
      <w:r>
        <w:rPr/>
        <w:t xml:space="preserve">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Either party</w:t>
      </w:r>
      <w:del w:id="16" w:author="Dev Patel" w:date="2026-09-01T01:52:00Z">
        <w:r>
          <w:rPr/>
          <w:delText xml:space="preserve"> may</w:delText>
        </w:r>
      </w:del>
      <w:del w:id="17" w:author="Bo Chen" w:date="2026-09-01T01:59:00Z">
        <w:r>
          <w:rPr/>
          <w:delText xml:space="preserve"> end</w:delText>
        </w:r>
      </w:del>
      <w:del w:id="18" w:author="Dev Patel" w:date="2026-09-01T02:06:00Z">
        <w:r>
          <w:rPr/>
          <w:delText xml:space="preserve"> this</w:delText>
        </w:r>
      </w:del>
      <w:r>
        <w:rPr/>
        <w:t xml:space="preserve"> agreement with</w:t>
      </w:r>
      <w:del w:id="19" w:author="Carla Duarte" w:date="2026-09-01T02:13:00Z">
        <w:r>
          <w:rPr/>
          <w:delText xml:space="preserve"> ninety</w:delText>
        </w:r>
      </w:del>
      <w:r>
        <w:rPr/>
        <w:t xml:space="preserve"> days written notice.</w:t>
      </w:r>
    </w:p>
    <w:p>
      <w:pPr>
        <w:pStyle w:val="Normal"/>
        <w:bidi w:val="0"/>
        <w:jc w:val="left"/>
        <w:rPr>
          <w:del w:id="21" w:author="Carla Duarte" w:date="2026-09-01T02:48:00Z"/>
        </w:rPr>
      </w:pPr>
      <w:del w:id="20" w:author="Carla Duarte" w:date="2026-09-01T02:48:00Z">
        <w:r>
          <w:rPr/>
          <w:delText>The supplier keeps title to the goods until they are paid in full.</w:delText>
        </w:r>
      </w:del>
    </w:p>
    <w:p>
      <w:pPr>
        <w:pStyle w:val="Normal"/>
        <w:bidi w:val="0"/>
        <w:jc w:val="left"/>
        <w:rPr/>
      </w:pPr>
      <w:r>
        <w:rPr/>
        <w:t>The supplier shall deliver the goods within thirty days</w:t>
      </w:r>
      <w:del w:id="22" w:author="Carla Duarte" w:date="2026-09-01T02:55:00Z">
        <w:r>
          <w:rPr/>
          <w:delText xml:space="preserve"> of</w:delText>
        </w:r>
      </w:del>
      <w:del w:id="23" w:author="Bo Chen" w:date="2026-09-01T03:02:00Z">
        <w:r>
          <w:rPr/>
          <w:delText xml:space="preserve"> the</w:delText>
        </w:r>
      </w:del>
      <w:r>
        <w:rPr/>
        <w:t xml:space="preserve"> order.</w:t>
      </w:r>
    </w:p>
    <w:p>
      <w:pPr>
        <w:pStyle w:val="Normal"/>
        <w:bidi w:val="0"/>
        <w:jc w:val="left"/>
        <w:rPr/>
      </w:pPr>
      <w:r>
        <w:rPr/>
        <w:t>Neither</w:t>
      </w:r>
      <w:del w:id="24" w:author="Bo Chen" w:date="2026-09-01T03:09:00Z">
        <w:r>
          <w:rPr/>
          <w:delText xml:space="preserve"> party</w:delText>
        </w:r>
      </w:del>
      <w:r>
        <w:rPr/>
        <w:t xml:space="preserve"> is liable</w:t>
      </w:r>
      <w:del w:id="25" w:author="Ana Lima" w:date="2026-09-01T03:16:00Z">
        <w:r>
          <w:rPr/>
          <w:delText xml:space="preserve"> for</w:delText>
        </w:r>
      </w:del>
      <w:r>
        <w:rPr/>
        <w:t xml:space="preserve"> </w:t>
      </w:r>
      <w:r>
        <w:rPr>
          <w:i/>
        </w:rPr>
        <w:t>delays</w:t>
      </w:r>
      <w:r>
        <w:rPr/>
        <w:t xml:space="preserve"> caused by events beyond its</w:t>
      </w:r>
      <w:del w:id="26" w:author="Dev Patel" w:date="2026-09-01T03:23:00Z">
        <w:r>
          <w:rPr/>
          <w:delText xml:space="preserve"> control</w:delText>
        </w:r>
      </w:del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The </w:t>
      </w:r>
      <w:r>
        <w:rPr>
          <w:i/>
        </w:rPr>
        <w:t>warranty</w:t>
      </w:r>
      <w:r>
        <w:rPr/>
        <w:t xml:space="preserve"> period is twelve months</w:t>
      </w:r>
      <w:del w:id="27" w:author="Bo Chen" w:date="2026-09-01T03:30:00Z">
        <w:r>
          <w:rPr/>
          <w:delText xml:space="preserve"> from</w:delText>
        </w:r>
      </w:del>
      <w:r>
        <w:rPr/>
        <w:t xml:space="preserve"> delivery.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