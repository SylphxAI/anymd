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and comments in tables</w:t>
      </w:r>
    </w:p>
    <w:p>
      <w:pPr>
        <w:pStyle w:val="Normal"/>
        <w:bidi w:val="0"/>
        <w:jc w:val="left"/>
        <w:rPr/>
      </w:pPr>
      <w:r>
        <w:rPr/>
        <w:t>The buyer shall return defective</w:t>
      </w:r>
      <w:ins w:id="0" w:author="Ana Lima" w:date="2026-09-01T00:07:00Z">
        <w:r>
          <w:rPr/>
          <w:t xml:space="preserve"> at its own cost</w:t>
        </w:r>
      </w:ins>
      <w:r>
        <w:rPr/>
        <w:t xml:space="preserve"> goods </w:t>
      </w:r>
      <w:del w:id="1" w:author="Bo Chen" w:date="2026-09-01T00:14:00Z">
        <w:r>
          <w:rPr/>
          <w:delText>within</w:delText>
        </w:r>
      </w:del>
      <w:ins w:id="2" w:author="Dev Patel" w:date="2026-09-01T00:21:00Z">
        <w:r>
          <w:rPr/>
          <w:t>written</w:t>
        </w:r>
      </w:ins>
      <w:r>
        <w:rPr/>
        <w:t xml:space="preserve"> fourteen days</w:t>
      </w:r>
      <w:ins w:id="3" w:author="Dev Patel" w:date="2026-09-01T00:28:00Z">
        <w:r>
          <w:rPr/>
          <w:t xml:space="preserve"> promptly</w:t>
        </w:r>
      </w:ins>
      <w:r>
        <w:rPr/>
        <w:t>.</w:t>
      </w:r>
    </w:p>
    <w:p>
      <w:pPr>
        <w:pStyle w:val="Normal"/>
        <w:bidi w:val="0"/>
        <w:jc w:val="left"/>
        <w:rPr/>
      </w:pPr>
      <w:r>
        <w:rPr/>
        <w:t>Notices must</w:t>
      </w:r>
      <w:ins w:id="4" w:author="Bo Chen" w:date="2026-09-01T00:35:00Z">
        <w:r>
          <w:rPr/>
          <w:t xml:space="preserve"> in good faith</w:t>
        </w:r>
      </w:ins>
      <w:r>
        <w:rPr/>
        <w:t xml:space="preserve"> </w:t>
      </w:r>
      <w:r>
        <w:rPr>
          <w:b/>
        </w:rPr>
        <w:t>be</w:t>
      </w:r>
      <w:r>
        <w:rPr/>
        <w:t xml:space="preserve"> sent</w:t>
      </w:r>
      <w:ins w:id="5" w:author="Ana Lima" w:date="2026-09-01T00:42:00Z">
        <w:r>
          <w:rPr/>
          <w:t xml:space="preserve"> without undue delay</w:t>
        </w:r>
      </w:ins>
      <w:r>
        <w:rPr/>
        <w:t xml:space="preserve"> by </w:t>
      </w:r>
      <w:r>
        <w:rPr>
          <w:i/>
        </w:rPr>
        <w:t>email</w:t>
      </w:r>
      <w:r>
        <w:rPr/>
        <w:t xml:space="preserve"> and by registered </w:t>
      </w:r>
      <w:r>
        <w:rPr>
          <w:i/>
        </w:rPr>
        <w:t>mail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 agreement</w:t>
            </w:r>
            <w:ins w:id="6" w:author="Ana Lima" w:date="2026-09-01T00:49:00Z">
              <w:r>
                <w:rPr/>
                <w:t xml:space="preserve"> as reasonably required</w:t>
              </w:r>
            </w:ins>
            <w:commentRangeStart w:id="0"/>
            <w:r>
              <w:rPr/>
              <w:t xml:space="preserve"> is governed.</w:t>
            </w:r>
            <w:commentRangeEnd w:id="0"/>
            <w:r>
              <w:commentReference w:id="0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 shall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del w:id="7" w:author="Bo Chen" w:date="2026-09-01T01:03:00Z">
              <w:r>
                <w:rPr/>
                <w:delText>Disputes</w:delText>
              </w:r>
            </w:del>
            <w:ins w:id="8" w:author="Carla Duarte" w:date="2026-09-01T01:10:00Z">
              <w:commentRangeStart w:id="1"/>
              <w:r>
                <w:rPr/>
                <w:t>customer</w:t>
              </w:r>
            </w:ins>
            <w:del w:id="9" w:author="Bo Chen" w:date="2026-09-01T01:17:00Z">
              <w:r>
                <w:rPr/>
                <w:delText xml:space="preserve"> go</w:delText>
              </w:r>
            </w:del>
            <w:r>
              <w:rPr/>
              <w:t xml:space="preserve"> first </w:t>
            </w:r>
            <w:del w:id="10" w:author="Ana Lima" w:date="2026-09-01T01:24:00Z">
              <w:r>
                <w:rPr/>
                <w:delText>to</w:delText>
              </w:r>
            </w:del>
            <w:ins w:id="11" w:author="Ana Lima" w:date="2026-09-01T01:31:00Z">
              <w:r>
                <w:rPr/>
                <w:t>vendor</w:t>
              </w:r>
            </w:ins>
            <w:r>
              <w:rPr/>
              <w:t>.</w:t>
            </w:r>
            <w:commentRangeEnd w:id="1"/>
            <w:r>
              <w:commentReference w:id="1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Disputes go first </w:t>
            </w:r>
            <w:del w:id="12" w:author="Dev Patel" w:date="2026-09-01T01:45:00Z">
              <w:r>
                <w:rPr/>
                <w:delText>to</w:delText>
              </w:r>
            </w:del>
            <w:ins w:id="13" w:author="Bo Chen" w:date="2026-09-01T01:52:00Z">
              <w:r>
                <w:rPr/>
                <w:t>notice</w:t>
              </w:r>
            </w:ins>
            <w:r>
              <w:rPr/>
              <w:t>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2"/>
            <w:r>
              <w:rPr/>
              <w:t>Any change</w:t>
            </w:r>
            <w:r>
              <w:rPr/>
            </w:r>
            <w:commentRangeEnd w:id="2"/>
            <w:r>
              <w:commentReference w:id="2"/>
            </w:r>
            <w:r>
              <w:rPr/>
              <w:t xml:space="preserve"> to this.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</w:t>
            </w:r>
            <w:commentRangeStart w:id="3"/>
            <w:r>
              <w:rPr/>
              <w:t xml:space="preserve"> be</w:t>
            </w:r>
            <w:ins w:id="14" w:author="Carla Duarte" w:date="2026-09-01T02:06:00Z">
              <w:r>
                <w:rPr/>
                <w:t xml:space="preserve"> on a business day</w:t>
              </w:r>
            </w:ins>
            <w:r>
              <w:rPr/>
              <w:t xml:space="preserve"> sent.</w:t>
            </w:r>
            <w:commentRangeEnd w:id="3"/>
            <w:r>
              <w:commentReference w:id="3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del w:id="15" w:author="Bo Chen" w:date="2026-09-01T02:20:00Z">
              <w:r>
                <w:rPr/>
                <w:delText>Neither</w:delText>
              </w:r>
            </w:del>
            <w:r>
              <w:rPr/>
              <w:t xml:space="preserve"> party</w:t>
            </w:r>
            <w:commentRangeStart w:id="4"/>
            <w:r>
              <w:rPr/>
              <w:t xml:space="preserve"> is</w:t>
            </w:r>
            <w:r>
              <w:rPr/>
            </w:r>
            <w:commentRangeEnd w:id="4"/>
            <w:r>
              <w:commentReference w:id="4"/>
            </w:r>
            <w:r>
              <w:rPr/>
              <w:t xml:space="preserve"> liable.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</w:t>
            </w:r>
            <w:del w:id="16" w:author="Ana Lima" w:date="2026-09-01T02:34:00Z">
              <w:r>
                <w:rPr/>
                <w:delText xml:space="preserve"> sent</w:delText>
              </w:r>
            </w:del>
            <w:r>
              <w:rPr/>
              <w:t>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del w:id="17" w:author="Ana Lima" w:date="2026-09-01T02:41:00Z">
              <w:r>
                <w:rPr/>
                <w:delText>Either</w:delText>
              </w:r>
            </w:del>
            <w:r>
              <w:rPr/>
              <w:t xml:space="preserve"> party</w:t>
            </w:r>
            <w:del w:id="18" w:author="Carla Duarte" w:date="2026-09-01T02:48:00Z">
              <w:r>
                <w:rPr/>
                <w:delText xml:space="preserve"> may</w:delText>
              </w:r>
            </w:del>
            <w:r>
              <w:rPr/>
              <w:t xml:space="preserve"> end.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Either</w:t>
            </w:r>
            <w:del w:id="19" w:author="Dev Patel" w:date="2026-09-01T02:55:00Z">
              <w:r>
                <w:rPr/>
                <w:delText xml:space="preserve"> party</w:delText>
              </w:r>
            </w:del>
            <w:commentRangeStart w:id="5"/>
            <w:r>
              <w:rPr/>
              <w:t xml:space="preserve"> may end.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</w:t>
            </w:r>
            <w:del w:id="20" w:author="Ana Lima" w:date="2026-09-01T03:09:00Z">
              <w:r>
                <w:rPr/>
                <w:delText xml:space="preserve"> agreement</w:delText>
              </w:r>
            </w:del>
            <w:r>
              <w:rPr/>
              <w:t xml:space="preserve"> is governed.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</w:t>
            </w:r>
            <w:ins w:id="21" w:author="Carla Duarte" w:date="2026-09-01T03:16:00Z">
              <w:r>
                <w:rPr/>
                <w:t xml:space="preserve"> promptly</w:t>
              </w:r>
            </w:ins>
            <w:commentRangeStart w:id="6"/>
            <w:r>
              <w:rPr/>
              <w:t xml:space="preserve"> go</w:t>
            </w:r>
            <w:del w:id="22" w:author="Carla Duarte" w:date="2026-09-01T03:23:00Z">
              <w:r>
                <w:rPr/>
                <w:delText xml:space="preserve"> first</w:delText>
              </w:r>
            </w:del>
            <w:r>
              <w:rPr/>
            </w:r>
            <w:commentRangeEnd w:id="6"/>
            <w:r>
              <w:commentReference w:id="6"/>
            </w:r>
            <w:r>
              <w:rPr/>
              <w:t xml:space="preserve"> to</w:t>
            </w:r>
            <w:ins w:id="23" w:author="Dev Patel" w:date="2026-09-01T03:30:00Z">
              <w:r>
                <w:rPr/>
                <w:t xml:space="preserve"> in good faith</w:t>
              </w:r>
            </w:ins>
            <w:r>
              <w:rPr/>
              <w:t>.</w:t>
            </w:r>
          </w:p>
        </w:tc>
      </w:tr>
    </w:tbl>
    <w:p>
      <w:pPr>
        <w:pStyle w:val="Normal"/>
        <w:bidi w:val="0"/>
        <w:jc w:val="left"/>
        <w:rPr/>
      </w:pPr>
      <w:r>
        <w:rPr/>
        <w:t>Payment</w:t>
      </w:r>
      <w:ins w:id="24" w:author="Carla Duarte" w:date="2026-09-01T03:44:00Z">
        <w:r>
          <w:rPr/>
          <w:t xml:space="preserve"> at its own cost</w:t>
        </w:r>
      </w:ins>
      <w:r>
        <w:rPr/>
        <w:t xml:space="preserve"> is due</w:t>
      </w:r>
      <w:del w:id="25" w:author="Bo Chen" w:date="2026-09-01T03:51:00Z">
        <w:r>
          <w:rPr/>
          <w:delText xml:space="preserve"> on</w:delText>
        </w:r>
      </w:del>
      <w:r>
        <w:rPr/>
        <w:t xml:space="preserve"> receipt of</w:t>
      </w:r>
      <w:del w:id="26" w:author="Dev Patel" w:date="2026-09-01T03:58:00Z">
        <w:r>
          <w:rPr/>
          <w:delText xml:space="preserve"> a</w:delText>
        </w:r>
      </w:del>
      <w:r>
        <w:rPr/>
        <w:t xml:space="preserve"> correct invoice.</w:t>
      </w:r>
    </w:p>
    <w:p>
      <w:pPr>
        <w:pStyle w:val="Normal"/>
        <w:bidi w:val="0"/>
        <w:jc w:val="left"/>
        <w:rPr/>
      </w:pPr>
      <w:r>
        <w:rPr/>
        <w:t>The warranty</w:t>
      </w:r>
      <w:commentRangeStart w:id="7"/>
      <w:r>
        <w:rPr/>
        <w:t xml:space="preserve"> period</w:t>
      </w:r>
      <w:del w:id="27" w:author="Dev Patel" w:date="2026-09-01T04:05:00Z">
        <w:r>
          <w:rPr/>
          <w:delText xml:space="preserve"> is</w:delText>
        </w:r>
      </w:del>
      <w:r>
        <w:rPr/>
      </w:r>
      <w:commentRangeEnd w:id="7"/>
      <w:r>
        <w:commentReference w:id="7"/>
      </w:r>
      <w:r>
        <w:rPr/>
        <w:t xml:space="preserve"> twelve months</w:t>
      </w:r>
      <w:del w:id="28" w:author="Bo Chen" w:date="2026-09-01T04:12:00Z">
        <w:r>
          <w:rPr/>
          <w:delText xml:space="preserve"> from</w:delText>
        </w:r>
      </w:del>
      <w:del w:id="29" w:author="Ana Lima" w:date="2026-09-01T04:19:00Z">
        <w:r>
          <w:rPr/>
          <w:delText xml:space="preserve"> </w:delText>
        </w:r>
      </w:del>
      <w:del w:id="30" w:author="Ana Lima" w:date="2026-09-01T04:19:00Z">
        <w:r>
          <w:rPr>
            <w:i/>
          </w:rPr>
          <w:delText>delivery</w:delText>
        </w:r>
      </w:del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4" w:author="Bo Chen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5" w:author="Dev Patel" w:date="2026-09-01T03:0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7" w:author="Dev Patel" w:date="2026-09-01T04:2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