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Lists</w:t>
      </w:r>
    </w:p>
    <w:p>
      <w:pPr>
        <w:pStyle w:val="Normal"/>
        <w:bidi w:val="0"/>
        <w:jc w:val="left"/>
        <w:rPr/>
      </w:pPr>
      <w:r>
        <w:rPr/>
        <w:t>Before the list.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 xml:space="preserve">First </w:t>
      </w:r>
      <w:ins w:id="0" w:author="Ana Lima" w:date="2026-10-01T00:15:00Z">
        <w:r>
          <w:rPr/>
          <w:t xml:space="preserve">new </w:t>
        </w:r>
      </w:ins>
      <w:r>
        <w:rPr/>
        <w:t>item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>
          <w:del w:id="1" w:author="Bo Chen" w:date="2026-10-01T00:20:00Z"/>
        </w:rPr>
      </w:pPr>
      <w:r>
        <w:rPr/>
        <w:t>Second item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 xml:space="preserve">Nested </w:t>
      </w:r>
      <w:ins w:id="2" w:author="Ana Lima" w:date="2026-10-01T00:05:00Z">
        <w:r>
          <w:rPr/>
          <w:t>inserted</w:t>
        </w:r>
      </w:ins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del w:id="3" w:author="Bo Chen" w:date="2026-10-01T00:10:00Z">
        <w:r>
          <w:rPr/>
          <w:delText>Nested deleted item</w:delText>
        </w:r>
      </w:del>
      <w:r>
        <w:rPr/>
        <w:t>Nested kept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 xml:space="preserve">Third </w:t>
      </w:r>
      <w:del w:id="4" w:author="Bo Chen" w:date="2026-10-01T00:25:00Z">
        <w:r>
          <w:rPr/>
          <w:delText xml:space="preserve">old </w:delText>
        </w:r>
      </w:del>
      <w:r>
        <w:rPr/>
        <w:t>item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ins w:id="5" w:author="Ana Lima" w:date="2026-10-01T00:30:00Z">
        <w:r>
          <w:rPr/>
          <w:t>Inserted</w:t>
        </w:r>
      </w:ins>
      <w:r>
        <w:rPr/>
        <w:t xml:space="preserve"> fourth</w:t>
      </w:r>
      <w:commentRangeStart w:id="0"/>
      <w:r>
        <w:rPr/>
        <w:t xml:space="preserve"> item</w:t>
      </w:r>
      <w:commentRangeEnd w:id="0"/>
      <w:r>
        <w:commentReference w:id="0"/>
      </w:r>
      <w:r>
        <w:rPr/>
      </w:r>
    </w:p>
    <w:p>
      <w:pPr>
        <w:pStyle w:val="Normal"/>
        <w:bidi w:val="0"/>
        <w:jc w:val="left"/>
        <w:rPr/>
      </w:pPr>
      <w:r>
        <w:rPr/>
        <w:t>After the list.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 xml:space="preserve">Bullet </w:t>
      </w:r>
      <w:del w:id="6" w:author="Bo Chen" w:date="2026-10-01T00:40:00Z">
        <w:r>
          <w:rPr/>
          <w:delText>one</w:delText>
        </w:r>
      </w:del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 xml:space="preserve">Bullet </w:t>
      </w:r>
      <w:ins w:id="7" w:author="Ana Lima" w:date="2026-10-01T00:45:00Z">
        <w:r>
          <w:rPr/>
          <w:t>two</w:t>
        </w:r>
      </w:ins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numbering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suff w:val="nothing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