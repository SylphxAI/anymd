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Changes in headings, lists and footnotes</w:t>
      </w:r>
    </w:p>
    <w:p>
      <w:pPr>
        <w:pStyle w:val="Normal"/>
        <w:bidi w:val="0"/>
        <w:jc w:val="left"/>
        <w:rPr>
          <w:ins w:id="5" w:author="Carla Duarte" w:date="2026-09-01T00:35:00Z"/>
        </w:rPr>
      </w:pPr>
      <w:r>
        <w:rPr/>
        <w:t>Either party may</w:t>
      </w:r>
      <w:ins w:id="0" w:author="Carla Duarte" w:date="2026-09-01T00:07:00Z">
        <w:r>
          <w:rPr/>
          <w:t xml:space="preserve"> at its own cost</w:t>
        </w:r>
      </w:ins>
      <w:r>
        <w:rPr/>
        <w:t xml:space="preserve"> end this </w:t>
      </w:r>
      <w:del w:id="1" w:author="Dev Patel" w:date="2026-09-01T00:14:00Z">
        <w:r>
          <w:rPr/>
          <w:delText>agreement</w:delText>
        </w:r>
      </w:del>
      <w:ins w:id="2" w:author="Dev Patel" w:date="2026-09-01T00:21:00Z">
        <w:r>
          <w:rPr/>
          <w:t>vendor</w:t>
        </w:r>
      </w:ins>
      <w:del w:id="3" w:author="Bo Chen" w:date="2026-09-01T00:28:00Z">
        <w:r>
          <w:rPr/>
          <w:delText xml:space="preserve"> </w:delText>
        </w:r>
      </w:del>
      <w:del w:id="4" w:author="Bo Chen" w:date="2026-09-01T00:28:00Z">
        <w:r>
          <w:rPr>
            <w:b/>
          </w:rPr>
          <w:delText>with</w:delText>
        </w:r>
      </w:del>
      <w:r>
        <w:rPr/>
        <w:t xml:space="preserve"> ninety </w:t>
      </w:r>
    </w:p>
    <w:p>
      <w:pPr>
        <w:pStyle w:val="Normal"/>
        <w:bidi w:val="0"/>
        <w:jc w:val="left"/>
        <w:rPr/>
      </w:pPr>
      <w:r>
        <w:rPr/>
        <w:t xml:space="preserve">days </w:t>
      </w:r>
      <w:r>
        <w:rPr>
          <w:i/>
        </w:rPr>
        <w:t>written</w:t>
      </w:r>
      <w:r>
        <w:rPr/>
        <w:t xml:space="preserve"> notice.</w:t>
      </w:r>
    </w:p>
    <w:p>
      <w:pPr>
        <w:pStyle w:val="Normal"/>
        <w:bidi w:val="0"/>
        <w:jc w:val="left"/>
        <w:rPr/>
      </w:pPr>
      <w:r>
        <w:rPr/>
        <w:t>The buyer shall return defective goods within</w:t>
      </w:r>
      <w:commentRangeStart w:id="0"/>
      <w:r>
        <w:rPr/>
        <w:t xml:space="preserve"> fourteen</w:t>
      </w:r>
      <w:ins w:id="6" w:author="Carla Duarte" w:date="2026-09-01T00:42:00Z">
        <w:r>
          <w:rPr/>
          <w:t xml:space="preserve"> promptly</w:t>
        </w:r>
      </w:ins>
      <w:r>
        <w:rPr/>
      </w:r>
      <w:commentRangeEnd w:id="0"/>
      <w:r>
        <w:commentReference w:id="0"/>
      </w:r>
      <w:r>
        <w:rPr/>
        <w:t xml:space="preserve"> days.</w:t>
      </w:r>
    </w:p>
    <w:p>
      <w:pPr>
        <w:pStyle w:val="Normal"/>
        <w:bidi w:val="0"/>
        <w:jc w:val="left"/>
        <w:rPr/>
      </w:pPr>
      <w:r>
        <w:rPr/>
        <w:t>The supplier may</w:t>
      </w:r>
      <w:ins w:id="7" w:author="Dev Patel" w:date="2026-09-01T00:56:00Z">
        <w:r>
          <w:rPr/>
          <w:t xml:space="preserve"> promptly</w:t>
        </w:r>
      </w:ins>
      <w:r>
        <w:rPr/>
        <w:t xml:space="preserve"> </w:t>
      </w:r>
      <w:r>
        <w:rPr>
          <w:b/>
        </w:rPr>
        <w:t>subcontract</w:t>
      </w:r>
      <w:r>
        <w:rPr/>
        <w:t xml:space="preserve"> only </w:t>
      </w:r>
      <w:del w:id="8" w:author="Dev Patel" w:date="2026-09-01T01:03:00Z">
        <w:r>
          <w:rPr/>
          <w:delText>with</w:delText>
        </w:r>
      </w:del>
      <w:ins w:id="9" w:author="Carla Duarte" w:date="2026-09-01T01:10:00Z">
        <w:r>
          <w:rPr/>
          <w:t>sixty</w:t>
        </w:r>
      </w:ins>
      <w:r>
        <w:rPr/>
        <w:t xml:space="preserve"> the buyer's prior consent.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Either party may end this</w:t>
      </w:r>
      <w:del w:id="10" w:author="Bo Chen" w:date="2026-09-01T01:17:00Z">
        <w:r>
          <w:rPr/>
          <w:delText xml:space="preserve"> agreement</w:delText>
        </w:r>
      </w:del>
      <w:r>
        <w:rPr/>
        <w:t xml:space="preserve"> with ninety days written notice.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supplier</w:t>
      </w:r>
      <w:ins w:id="11" w:author="Dev Patel" w:date="2026-09-01T01:24:00Z">
        <w:r>
          <w:rPr/>
          <w:t xml:space="preserve"> in full</w:t>
        </w:r>
      </w:ins>
      <w:r>
        <w:rPr/>
        <w:t xml:space="preserve"> shall deliver</w:t>
      </w:r>
      <w:ins w:id="12" w:author="Ana Lima" w:date="2026-09-01T01:31:00Z">
        <w:r>
          <w:rPr/>
          <w:t xml:space="preserve"> in full</w:t>
        </w:r>
      </w:ins>
      <w:r>
        <w:rPr/>
        <w:t xml:space="preserve"> the goods within thirty days of the order.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Neither party is liable for delays caused</w:t>
      </w:r>
      <w:ins w:id="13" w:author="Carla Duarte" w:date="2026-09-01T01:38:00Z">
        <w:r>
          <w:rPr/>
          <w:t xml:space="preserve"> in full</w:t>
        </w:r>
      </w:ins>
      <w:r>
        <w:rPr/>
        <w:t xml:space="preserve"> by events</w:t>
      </w:r>
      <w:ins w:id="14" w:author="Bo Chen" w:date="2026-09-01T01:45:00Z">
        <w:r>
          <w:rPr/>
          <w:t xml:space="preserve"> promptly</w:t>
        </w:r>
      </w:ins>
      <w:r>
        <w:rPr/>
        <w:t xml:space="preserve"> beyond</w:t>
      </w:r>
      <w:ins w:id="15" w:author="Bo Chen" w:date="2026-09-01T01:52:00Z">
        <w:r>
          <w:rPr/>
          <w:t xml:space="preserve"> in full</w:t>
        </w:r>
      </w:ins>
      <w:r>
        <w:rPr/>
        <w:t xml:space="preserve"> its control.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warranty period is</w:t>
      </w:r>
      <w:commentRangeStart w:id="1"/>
      <w:r>
        <w:rPr/>
        <w:t xml:space="preserve"> twelve</w:t>
      </w:r>
      <w:del w:id="16" w:author="Carla Duarte" w:date="2026-09-01T01:59:00Z">
        <w:r>
          <w:rPr/>
          <w:delText xml:space="preserve"> months</w:delText>
        </w:r>
      </w:del>
      <w:r>
        <w:rPr/>
        <w:t xml:space="preserve"> from</w:t>
      </w:r>
      <w:r>
        <w:rPr/>
      </w:r>
      <w:commentRangeEnd w:id="1"/>
      <w:r>
        <w:commentReference w:id="1"/>
      </w:r>
      <w:r>
        <w:rPr/>
        <w:t xml:space="preserve"> delivery.</w:t>
      </w:r>
    </w:p>
    <w:p>
      <w:pPr>
        <w:pStyle w:val="Normal"/>
        <w:bidi w:val="0"/>
        <w:jc w:val="left"/>
        <w:rPr>
          <w:del w:id="22" w:author="Bo Chen" w:date="2026-09-01T02:41:00Z"/>
        </w:rPr>
      </w:pPr>
      <w:r>
        <w:rPr/>
        <w:t>Either</w:t>
      </w:r>
      <w:ins w:id="17" w:author="Carla Duarte" w:date="2026-09-01T02:13:00Z">
        <w:r>
          <w:rPr/>
          <w:t xml:space="preserve"> on a business day</w:t>
        </w:r>
      </w:ins>
      <w:del w:id="18" w:author="Dev Patel" w:date="2026-09-01T02:20:00Z">
        <w:r>
          <w:rPr/>
          <w:delText xml:space="preserve"> party</w:delText>
        </w:r>
      </w:del>
      <w:r>
        <w:rPr/>
        <w:t xml:space="preserve"> may end this agreement with ninety days</w:t>
      </w:r>
      <w:del w:id="19" w:author="Bo Chen" w:date="2026-09-01T02:27:00Z">
        <w:r>
          <w:rPr/>
          <w:delText xml:space="preserve"> </w:delText>
        </w:r>
      </w:del>
      <w:del w:id="20" w:author="Bo Chen" w:date="2026-09-01T02:27:00Z">
        <w:r>
          <w:rPr>
            <w:i/>
          </w:rPr>
          <w:delText>written</w:delText>
        </w:r>
      </w:del>
      <w:del w:id="21" w:author="Carla Duarte" w:date="2026-09-01T02:34:00Z">
        <w:r>
          <w:rPr>
            <w:i/>
          </w:rPr>
          <w:delText xml:space="preserve"> notice</w:delText>
        </w:r>
      </w:del>
      <w:r>
        <w:rPr/>
        <w:t>.</w:t>
      </w:r>
    </w:p>
    <w:p>
      <w:pPr>
        <w:pStyle w:val="Normal"/>
        <w:bidi w:val="0"/>
        <w:jc w:val="left"/>
        <w:rPr>
          <w:ins w:id="23" w:author="Ana Lima" w:date="2026-09-01T03:23:00Z"/>
        </w:rPr>
      </w:pPr>
      <w:r>
        <w:rPr/>
        <w:t xml:space="preserve"> </w:t>
      </w:r>
      <w:r>
        <w:rPr/>
        <w:t xml:space="preserve">The </w:t>
      </w:r>
    </w:p>
    <w:p>
      <w:pPr>
        <w:pStyle w:val="Normal"/>
        <w:bidi w:val="0"/>
        <w:jc w:val="left"/>
        <w:rPr/>
      </w:pPr>
      <w:r>
        <w:rPr/>
        <w:t>supplier</w:t>
      </w:r>
      <w:del w:id="24" w:author="Bo Chen" w:date="2026-09-01T02:48:00Z">
        <w:r>
          <w:rPr/>
          <w:delText xml:space="preserve"> shall</w:delText>
        </w:r>
      </w:del>
      <w:r>
        <w:rPr/>
        <w:t xml:space="preserve"> deliver the</w:t>
      </w:r>
      <w:ins w:id="25" w:author="Bo Chen" w:date="2026-09-01T02:55:00Z">
        <w:r>
          <w:rPr/>
          <w:t xml:space="preserve"> in good faith</w:t>
        </w:r>
      </w:ins>
      <w:r>
        <w:rPr/>
        <w:t xml:space="preserve"> </w:t>
      </w:r>
      <w:del w:id="26" w:author="Carla Duarte" w:date="2026-09-01T03:02:00Z">
        <w:r>
          <w:rPr/>
          <w:delText>goods</w:delText>
        </w:r>
      </w:del>
      <w:ins w:id="27" w:author="Ana Lima" w:date="2026-09-01T03:09:00Z">
        <w:r>
          <w:rPr/>
          <w:t>customer</w:t>
        </w:r>
      </w:ins>
      <w:r>
        <w:rPr/>
        <w:t xml:space="preserve"> within thirty</w:t>
      </w:r>
      <w:ins w:id="28" w:author="Dev Patel" w:date="2026-09-01T03:16:00Z">
        <w:r>
          <w:rPr/>
          <w:t xml:space="preserve"> at its own cost</w:t>
        </w:r>
      </w:ins>
      <w:r>
        <w:rPr/>
        <w:t xml:space="preserve"> days of the order.</w:t>
      </w:r>
    </w:p>
    <w:p>
      <w:pPr>
        <w:pStyle w:val="Normal"/>
        <w:bidi w:val="0"/>
        <w:jc w:val="left"/>
        <w:rPr/>
      </w:pPr>
      <w:r>
        <w:rPr/>
        <w:t>This</w:t>
      </w:r>
      <w:del w:id="29" w:author="Bo Chen" w:date="2026-09-01T03:30:00Z">
        <w:r>
          <w:rPr/>
          <w:delText xml:space="preserve"> agreement</w:delText>
        </w:r>
      </w:del>
      <w:r>
        <w:rPr/>
        <w:t xml:space="preserve"> is governed</w:t>
      </w:r>
      <w:del w:id="30" w:author="Ana Lima" w:date="2026-09-01T03:37:00Z">
        <w:r>
          <w:rPr/>
          <w:delText xml:space="preserve"> </w:delText>
        </w:r>
      </w:del>
      <w:del w:id="31" w:author="Ana Lima" w:date="2026-09-01T03:37:00Z">
        <w:r>
          <w:rPr>
            <w:b/>
          </w:rPr>
          <w:delText>by</w:delText>
        </w:r>
      </w:del>
      <w:r>
        <w:rPr/>
        <w:t xml:space="preserve"> the </w:t>
      </w:r>
      <w:r>
        <w:rPr>
          <w:i/>
        </w:rPr>
        <w:t>laws</w:t>
      </w:r>
      <w:r>
        <w:rPr/>
        <w:t xml:space="preserve"> of</w:t>
      </w:r>
      <w:ins w:id="32" w:author="Ana Lima" w:date="2026-09-01T03:44:00Z">
        <w:r>
          <w:rPr/>
          <w:t xml:space="preserve"> at its own cost</w:t>
        </w:r>
      </w:ins>
      <w:r>
        <w:rPr/>
        <w:t xml:space="preserve"> the State of</w:t>
      </w:r>
      <w:commentRangeStart w:id="2"/>
      <w:r>
        <w:rPr/>
        <w:t xml:space="preserve"> </w:t>
      </w:r>
      <w:del w:id="33" w:author="Dev Patel" w:date="2026-09-01T03:51:00Z">
        <w:r>
          <w:rPr/>
          <w:delText>New</w:delText>
        </w:r>
      </w:del>
      <w:ins w:id="34" w:author="Ana Lima" w:date="2026-09-01T03:58:00Z">
        <w:r>
          <w:rPr/>
          <w:t>supplier</w:t>
        </w:r>
      </w:ins>
      <w:r>
        <w:rPr/>
        <w:t xml:space="preserve"> </w:t>
      </w:r>
      <w:r>
        <w:rPr>
          <w:i/>
        </w:rPr>
        <w:t>York</w:t>
      </w:r>
      <w:r>
        <w:rPr/>
        <w:t>.</w:t>
      </w:r>
      <w:commentRangeEnd w:id="2"/>
      <w:r>
        <w:commentReference w:id="2"/>
      </w:r>
      <w:r>
        <w:rPr/>
      </w:r>
    </w:p>
    <w:p>
      <w:pPr>
        <w:pStyle w:val="Normal"/>
        <w:bidi w:val="0"/>
        <w:jc w:val="left"/>
        <w:rPr>
          <w:del w:id="35" w:author="Carla Duarte" w:date="2026-09-01T04:19:00Z"/>
        </w:rPr>
      </w:pPr>
      <w:r>
        <w:rPr/>
        <w:t>The price includes packaging but</w:t>
      </w:r>
      <w:commentRangeStart w:id="3"/>
      <w:r>
        <w:rPr/>
        <w:t xml:space="preserve"> </w:t>
      </w:r>
      <w:r>
        <w:rPr>
          <w:b/>
        </w:rPr>
        <w:t>excludes</w:t>
      </w:r>
      <w:r>
        <w:rPr/>
        <w:t xml:space="preserve"> shipping and taxes.</w:t>
      </w:r>
      <w:commentRangeEnd w:id="3"/>
      <w:r>
        <w:commentReference w:id="3"/>
      </w: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buyer shall return defective</w:t>
      </w:r>
      <w:del w:id="36" w:author="Dev Patel" w:date="2026-09-01T04:26:00Z">
        <w:r>
          <w:rPr/>
          <w:delText xml:space="preserve"> </w:delText>
        </w:r>
      </w:del>
      <w:del w:id="37" w:author="Dev Patel" w:date="2026-09-01T04:26:00Z">
        <w:r>
          <w:rPr>
            <w:i/>
          </w:rPr>
          <w:delText>goods</w:delText>
        </w:r>
      </w:del>
      <w:r>
        <w:rPr/>
        <w:t xml:space="preserve"> within fourteen days.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ev Patel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1" w:author="Ana Lima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2" w:author="Carla Duarte" w:date="2026-09-01T04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3" w:author="Carla Duarte" w:date="2026-09-01T04:1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