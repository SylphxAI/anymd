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Tables and text boxes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Merged </w:t>
            </w:r>
            <w:ins w:id="0" w:author="Ana Lima" w:date="2026-10-01T00:25:00Z">
              <w:r>
                <w:rPr/>
                <w:t>header</w:t>
              </w:r>
            </w:ins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>
                <w:del w:id="1" w:author="Bo Chen" w:date="2026-10-01T00:30:00Z"/>
              </w:rPr>
            </w:pPr>
            <w:r>
              <w:rPr/>
              <w:t>Line one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line two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Para</w:t>
            </w:r>
          </w:p>
          <w:p>
            <w:pPr>
              <w:pStyle w:val="Normal"/>
              <w:bidi w:val="0"/>
              <w:jc w:val="left"/>
              <w:rPr/>
            </w:pPr>
            <w:ins w:id="2" w:author="Ana Lima" w:date="2026-10-01T00:35:00Z">
              <w:r>
                <w:rPr/>
                <w:t>Added para</w:t>
              </w:r>
            </w:ins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0"/>
            <w:r>
              <w:rPr/>
              <w:t>noted</w:t>
            </w:r>
            <w:commentRangeEnd w:id="0"/>
            <w:r>
              <w:commentReference w:id="0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05"/>
              <w:gridCol w:w="1607"/>
            </w:tblGrid>
            <w:tr>
              <w:trPr/>
              <w:tc>
                <w:tcPr>
                  <w:tcW w:w="1605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 xml:space="preserve">in </w:t>
                  </w:r>
                  <w:ins w:id="3" w:author="Ana Lima" w:date="2026-10-01T00:05:00Z">
                    <w:r>
                      <w:rPr/>
                      <w:t>nested</w:t>
                    </w:r>
                  </w:ins>
                </w:p>
              </w:tc>
              <w:tc>
                <w:tcPr>
                  <w:tcW w:w="1607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del w:id="4" w:author="Bo Chen" w:date="2026-10-01T00:10:00Z">
                    <w:r>
                      <w:rPr/>
                      <w:delText>gone</w:delText>
                    </w:r>
                  </w:del>
                </w:p>
              </w:tc>
            </w:tr>
          </w:tbl>
          <w:p/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del w:id="5" w:author="Bo Chen" w:date="2026-10-01T00:45:00Z">
              <w:r>
                <w:rPr/>
                <w:delText>all deleted</w:delText>
              </w:r>
            </w:del>
          </w:p>
        </w:tc>
      </w:tr>
    </w:tbl>
    <w:p>
      <w:pPr>
        <w:pStyle w:val="Normal"/>
        <w:bidi w:val="0"/>
        <w:jc w:val="left"/>
        <w:rPr/>
      </w:pPr>
      <w:r>
        <w:rPr/>
        <w:t xml:space="preserve">A paragraph with a text box </w:t>
      </w:r>
      <w:r>
        <w:rPr/>
      </w:r>
      <w:r>
        <w:rPr/>
        <w:t xml:space="preserve"> inside.</w:t>
      </w:r>
      <w:r>
        <mc:AlternateContent>
          <mc:Choice Requires="wps">
            <w:drawing>
              <wp:inline distT="0" distB="0" distL="0" distR="0">
                <wp:extent cx="1440180" cy="720090"/>
                <wp:effectExtent l="0" t="0" r="0" b="0"/>
                <wp:docPr id="1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 xml:space="preserve">Box </w:t>
                            </w:r>
                            <w:ins w:id="6" w:author="Ana Lima" w:date="2026-10-01T00:15:00Z">
                              <w:r>
                                <w:rPr/>
                                <w:t>inserted</w:t>
                              </w:r>
                            </w:ins>
                            <w:r>
                              <w:rPr/>
                              <w:t xml:space="preserve"> and </w:t>
                            </w:r>
                            <w:del w:id="7" w:author="Bo Chen" w:date="2026-10-01T00:20:00Z">
                              <w:r>
                                <w:rPr/>
                                <w:delText>deleted</w:delText>
                              </w:r>
                            </w:del>
                            <w:r>
                              <w:rPr/>
                              <w:t>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13.4pt;height:56.7pt;mso-wrap-distance-left:5.7pt;mso-wrap-distance-right:5.7pt;mso-wrap-distance-top:5.7pt;mso-wrap-distance-bottom:5.7pt;margin-top:-68.1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 xml:space="preserve">Box </w:t>
                      </w:r>
                      <w:ins w:id="8" w:author="Ana Lima" w:date="2026-10-01T00:15:00Z">
                        <w:r>
                          <w:rPr/>
                          <w:t>inserted</w:t>
                        </w:r>
                      </w:ins>
                      <w:r>
                        <w:rPr/>
                        <w:t xml:space="preserve"> and </w:t>
                      </w:r>
                      <w:del w:id="9" w:author="Bo Chen" w:date="2026-10-01T00:20:00Z">
                        <w:r>
                          <w:rPr/>
                          <w:delText>deleted</w:delText>
                        </w:r>
                      </w:del>
                      <w:r>
                        <w:rPr/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A deleted text box</w:t>
      </w:r>
      <w:del w:id="10" w:author="Bo Chen" w:date="2026-10-01T00:50:00Z">
        <w:r>
          <w:rPr/>
          <w:delText>gone</w:delText>
        </w:r>
      </w:del>
      <w:r>
        <w:rPr/>
        <w:t xml:space="preserve"> and after.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4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Cell comment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