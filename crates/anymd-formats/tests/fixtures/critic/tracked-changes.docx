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Putting it all together</w:t>
      </w:r>
    </w:p>
    <w:p>
      <w:pPr>
        <w:pStyle w:val="Normal"/>
        <w:bidi w:val="0"/>
        <w:jc w:val="left"/>
        <w:rPr/>
      </w:pPr>
      <w:r>
        <w:rPr/>
        <w:t>Don’t go around saying</w:t>
      </w:r>
      <w:del w:id="0" w:author="Bo Chen" w:date="2026-09-29T15:12:00Z">
        <w:r>
          <w:rPr/>
          <w:delText xml:space="preserve"> to people that</w:delText>
        </w:r>
      </w:del>
      <w:r>
        <w:rPr/>
        <w:t xml:space="preserve"> the world owes you a living.</w:t>
      </w:r>
    </w:p>
    <w:p>
      <w:pPr>
        <w:pStyle w:val="Normal"/>
        <w:bidi w:val="0"/>
        <w:jc w:val="left"/>
        <w:rPr/>
      </w:pPr>
      <w:r>
        <w:rPr/>
        <w:t xml:space="preserve">I really love </w:t>
      </w:r>
      <w:del w:id="1" w:author="Ana Lima" w:date="2026-09-29T14:05:00Z">
        <w:r>
          <w:rPr/>
          <w:delText>fonts</w:delText>
        </w:r>
      </w:del>
      <w:ins w:id="2" w:author="Ana Lima" w:date="2026-09-29T14:05:00Z">
        <w:r>
          <w:rPr/>
          <w:t>font-styles</w:t>
        </w:r>
      </w:ins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To find </w:t>
      </w:r>
      <w:ins w:id="3" w:author="Bo Chen" w:date="2026-09-29T15:10:00Z">
        <w:r>
          <w:rPr>
            <w:b/>
          </w:rPr>
          <w:t>any</w:t>
        </w:r>
      </w:ins>
      <w:ins w:id="4" w:author="Bo Chen" w:date="2026-09-29T15:10:00Z">
        <w:r>
          <w:rPr/>
          <w:t xml:space="preserve"> </w:t>
        </w:r>
      </w:ins>
      <w:r>
        <w:rPr/>
        <w:t>sense in any copyright law.</w:t>
      </w:r>
    </w:p>
    <w:p>
      <w:pPr>
        <w:pStyle w:val="Normal"/>
        <w:bidi w:val="0"/>
        <w:jc w:val="left"/>
        <w:rPr/>
      </w:pPr>
      <w:commentRangeStart w:id="0"/>
      <w:r>
        <w:rPr/>
        <w:t>Truth is stranger than fiction</w:t>
      </w:r>
      <w:r>
        <w:rPr/>
      </w:r>
      <w:commentRangeEnd w:id="0"/>
      <w:r>
        <w:commentReference w:id="0"/>
      </w:r>
      <w:r>
        <w:rPr/>
        <w:t>, but it is because Fiction is obliged to stick to possibilities.</w:t>
      </w:r>
    </w:p>
    <w:p>
      <w:pPr>
        <w:pStyle w:val="Normal"/>
        <w:bidi w:val="0"/>
        <w:jc w:val="left"/>
        <w:rPr>
          <w:del w:id="6" w:author="Ana Lima" w:date="2026-09-30T09:00:00Z"/>
        </w:rPr>
      </w:pPr>
      <w:del w:id="5" w:author="Ana Lima" w:date="2026-09-30T09:00:00Z">
        <w:r>
          <w:rPr/>
          <w:delText>This whole paragraph was cut.</w:delText>
        </w:r>
      </w:del>
    </w:p>
    <w:p>
      <w:pPr>
        <w:pStyle w:val="Normal"/>
        <w:bidi w:val="0"/>
        <w:jc w:val="left"/>
        <w:rPr/>
      </w:pPr>
      <w:r>
        <w:rPr/>
        <w:t>The paragraph after the cut.</w:t>
      </w:r>
    </w:p>
    <w:p>
      <w:pPr>
        <w:pStyle w:val="Normal"/>
        <w:bidi w:val="0"/>
        <w:jc w:val="left"/>
        <w:rPr>
          <w:ins w:id="7" w:author="Bo Chen" w:date="2026-09-30T09:30:00Z"/>
        </w:rPr>
      </w:pPr>
      <w:r>
        <w:rPr/>
        <w:t>One sentence,</w:t>
      </w:r>
    </w:p>
    <w:p>
      <w:pPr>
        <w:pStyle w:val="Normal"/>
        <w:bidi w:val="0"/>
        <w:jc w:val="left"/>
        <w:rPr/>
      </w:pPr>
      <w:r>
        <w:rPr/>
        <w:t>split in two.</w:t>
      </w:r>
    </w:p>
    <w:p>
      <w:pPr>
        <w:pStyle w:val="Normal"/>
        <w:bidi w:val="0"/>
        <w:jc w:val="left"/>
        <w:rPr/>
      </w:pPr>
      <w:r>
        <w:rPr/>
        <w:t>Lorem ipsum dolor sit amet.</w:t>
      </w:r>
      <w:r>
        <w:rPr/>
        <w:commentReference w:id="1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Bill Winter" w:date="2024-04-08T10:3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true</w:t>
      </w:r>
    </w:p>
  </w:comment>
  <w:comment w:id="1" w:author="Ana Lima" w:date="2026-09-30T08:1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This is a comment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